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AA4F3" w14:textId="77777777" w:rsidR="00502F52" w:rsidRDefault="00502F52" w:rsidP="00883DB4"/>
    <w:p w14:paraId="2D36D0C6" w14:textId="77777777" w:rsidR="00502F52" w:rsidRDefault="00502F52" w:rsidP="00883DB4"/>
    <w:p w14:paraId="2AF4153F" w14:textId="77777777" w:rsidR="00502F52" w:rsidRDefault="00502F52" w:rsidP="00883DB4"/>
    <w:p w14:paraId="569A3050" w14:textId="77777777" w:rsidR="00502F52" w:rsidRPr="00883DB4" w:rsidRDefault="00502F52" w:rsidP="00883DB4"/>
    <w:p w14:paraId="1B76B1E8" w14:textId="6B25D5FF" w:rsidR="00B26110" w:rsidRPr="00EC51C5" w:rsidRDefault="006013D8" w:rsidP="00883DB4">
      <w:pPr>
        <w:pStyle w:val="Heading1"/>
        <w:ind w:right="-180"/>
        <w:jc w:val="center"/>
      </w:pPr>
      <w:r w:rsidRPr="00883DB4">
        <w:rPr>
          <w:sz w:val="44"/>
        </w:rPr>
        <w:t xml:space="preserve">2015 </w:t>
      </w:r>
      <w:r w:rsidR="008A46A3" w:rsidRPr="00883DB4">
        <w:rPr>
          <w:sz w:val="44"/>
        </w:rPr>
        <w:t>REGION IV SOILS CONTES</w:t>
      </w:r>
      <w:r w:rsidR="00502F52" w:rsidRPr="00883DB4">
        <w:rPr>
          <w:sz w:val="44"/>
        </w:rPr>
        <w:t>T GUIDELINES</w:t>
      </w:r>
    </w:p>
    <w:p w14:paraId="4882860B" w14:textId="77777777" w:rsidR="00B26110" w:rsidRPr="00EC51C5" w:rsidRDefault="00B26110" w:rsidP="00DF04D6">
      <w:pPr>
        <w:ind w:right="-180"/>
      </w:pPr>
    </w:p>
    <w:p w14:paraId="5B697FC6" w14:textId="0D3D2D69" w:rsidR="008A46A3" w:rsidRPr="00883DB4" w:rsidRDefault="006013D8">
      <w:pPr>
        <w:ind w:right="-180"/>
        <w:jc w:val="center"/>
        <w:rPr>
          <w:sz w:val="44"/>
          <w:szCs w:val="44"/>
        </w:rPr>
      </w:pPr>
      <w:r w:rsidRPr="00883DB4">
        <w:rPr>
          <w:b/>
          <w:sz w:val="44"/>
          <w:szCs w:val="44"/>
        </w:rPr>
        <w:t xml:space="preserve">October </w:t>
      </w:r>
      <w:r w:rsidR="00F766E9" w:rsidRPr="00883DB4">
        <w:rPr>
          <w:b/>
          <w:sz w:val="44"/>
          <w:szCs w:val="44"/>
        </w:rPr>
        <w:t>2</w:t>
      </w:r>
      <w:r w:rsidRPr="00883DB4">
        <w:rPr>
          <w:b/>
          <w:sz w:val="44"/>
          <w:szCs w:val="44"/>
        </w:rPr>
        <w:t>2</w:t>
      </w:r>
      <w:r w:rsidR="00AC4455" w:rsidRPr="00883DB4">
        <w:rPr>
          <w:b/>
          <w:sz w:val="44"/>
          <w:szCs w:val="44"/>
        </w:rPr>
        <w:t>-</w:t>
      </w:r>
      <w:r w:rsidR="00F766E9" w:rsidRPr="00883DB4">
        <w:rPr>
          <w:b/>
          <w:sz w:val="44"/>
          <w:szCs w:val="44"/>
        </w:rPr>
        <w:t>2</w:t>
      </w:r>
      <w:r w:rsidRPr="00883DB4">
        <w:rPr>
          <w:b/>
          <w:sz w:val="44"/>
          <w:szCs w:val="44"/>
        </w:rPr>
        <w:t>3</w:t>
      </w:r>
      <w:r w:rsidR="00F766E9" w:rsidRPr="00883DB4">
        <w:rPr>
          <w:b/>
          <w:sz w:val="44"/>
          <w:szCs w:val="44"/>
        </w:rPr>
        <w:t xml:space="preserve">, </w:t>
      </w:r>
      <w:r w:rsidRPr="00883DB4">
        <w:rPr>
          <w:b/>
          <w:sz w:val="44"/>
          <w:szCs w:val="44"/>
        </w:rPr>
        <w:t>2015</w:t>
      </w:r>
    </w:p>
    <w:p w14:paraId="46898001" w14:textId="4C5E5E9F" w:rsidR="00B26110" w:rsidRPr="00883DB4" w:rsidRDefault="006013D8" w:rsidP="00883DB4">
      <w:pPr>
        <w:pStyle w:val="Heading1"/>
        <w:ind w:right="-180"/>
        <w:jc w:val="center"/>
        <w:rPr>
          <w:sz w:val="44"/>
          <w:szCs w:val="44"/>
        </w:rPr>
      </w:pPr>
      <w:r w:rsidRPr="00883DB4">
        <w:rPr>
          <w:sz w:val="44"/>
          <w:szCs w:val="44"/>
        </w:rPr>
        <w:t>Stephenville</w:t>
      </w:r>
      <w:r w:rsidR="00F766E9" w:rsidRPr="00883DB4">
        <w:rPr>
          <w:sz w:val="44"/>
          <w:szCs w:val="44"/>
        </w:rPr>
        <w:t>, TX</w:t>
      </w:r>
    </w:p>
    <w:p w14:paraId="240087B2" w14:textId="77777777" w:rsidR="00B26110" w:rsidRPr="00EC51C5" w:rsidRDefault="00B26110" w:rsidP="00DF04D6">
      <w:pPr>
        <w:ind w:right="-180"/>
        <w:jc w:val="center"/>
      </w:pPr>
    </w:p>
    <w:p w14:paraId="5303B0E4" w14:textId="2F432E5B" w:rsidR="00B26110" w:rsidRPr="00EC51C5" w:rsidRDefault="00B26110">
      <w:pPr>
        <w:ind w:right="-180"/>
        <w:jc w:val="center"/>
        <w:rPr>
          <w:b/>
          <w:sz w:val="28"/>
          <w:szCs w:val="28"/>
        </w:rPr>
      </w:pPr>
      <w:r w:rsidRPr="00EC51C5">
        <w:rPr>
          <w:b/>
          <w:sz w:val="28"/>
          <w:szCs w:val="28"/>
        </w:rPr>
        <w:t>Hosted by:</w:t>
      </w:r>
    </w:p>
    <w:p w14:paraId="4FA6060D" w14:textId="429FE5E3" w:rsidR="00B26110" w:rsidRDefault="00F766E9" w:rsidP="00DF04D6">
      <w:pPr>
        <w:tabs>
          <w:tab w:val="left" w:pos="6750"/>
        </w:tabs>
        <w:ind w:right="-180"/>
        <w:jc w:val="center"/>
        <w:rPr>
          <w:b/>
          <w:sz w:val="48"/>
          <w:szCs w:val="48"/>
        </w:rPr>
      </w:pPr>
      <w:r w:rsidRPr="00EC51C5">
        <w:rPr>
          <w:b/>
          <w:sz w:val="48"/>
          <w:szCs w:val="48"/>
        </w:rPr>
        <w:t>T</w:t>
      </w:r>
      <w:r w:rsidR="006013D8" w:rsidRPr="00EC51C5">
        <w:rPr>
          <w:b/>
          <w:sz w:val="48"/>
          <w:szCs w:val="48"/>
        </w:rPr>
        <w:t>arleton State</w:t>
      </w:r>
      <w:r w:rsidRPr="00EC51C5">
        <w:rPr>
          <w:b/>
          <w:sz w:val="48"/>
          <w:szCs w:val="48"/>
        </w:rPr>
        <w:t xml:space="preserve"> University</w:t>
      </w:r>
    </w:p>
    <w:p w14:paraId="2062A779" w14:textId="196CF484" w:rsidR="00502F52" w:rsidRPr="00EC51C5" w:rsidRDefault="00502F52" w:rsidP="00DF04D6">
      <w:pPr>
        <w:tabs>
          <w:tab w:val="left" w:pos="6750"/>
        </w:tabs>
        <w:ind w:right="-180"/>
        <w:jc w:val="center"/>
        <w:rPr>
          <w:b/>
          <w:sz w:val="48"/>
          <w:szCs w:val="48"/>
        </w:rPr>
      </w:pPr>
      <w:r>
        <w:rPr>
          <w:noProof/>
        </w:rPr>
        <w:drawing>
          <wp:inline distT="0" distB="0" distL="0" distR="0" wp14:anchorId="03ED1A90" wp14:editId="0FE2DD17">
            <wp:extent cx="2810375" cy="5600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7-16 08.51.18 copy.jpeg"/>
                    <pic:cNvPicPr/>
                  </pic:nvPicPr>
                  <pic:blipFill>
                    <a:blip r:embed="rId8">
                      <a:extLst>
                        <a:ext uri="{28A0092B-C50C-407E-A947-70E740481C1C}">
                          <a14:useLocalDpi xmlns:a14="http://schemas.microsoft.com/office/drawing/2010/main" val="0"/>
                        </a:ext>
                      </a:extLst>
                    </a:blip>
                    <a:stretch>
                      <a:fillRect/>
                    </a:stretch>
                  </pic:blipFill>
                  <pic:spPr>
                    <a:xfrm>
                      <a:off x="0" y="0"/>
                      <a:ext cx="2810887" cy="5601721"/>
                    </a:xfrm>
                    <a:prstGeom prst="rect">
                      <a:avLst/>
                    </a:prstGeom>
                  </pic:spPr>
                </pic:pic>
              </a:graphicData>
            </a:graphic>
          </wp:inline>
        </w:drawing>
      </w:r>
    </w:p>
    <w:p w14:paraId="4D93AD9B" w14:textId="77777777" w:rsidR="008A46A3" w:rsidRPr="00EC51C5" w:rsidRDefault="008A46A3" w:rsidP="00DF04D6">
      <w:pPr>
        <w:ind w:right="-180"/>
      </w:pPr>
    </w:p>
    <w:p w14:paraId="31EC6C75" w14:textId="56A0F4B4" w:rsidR="00162FF9" w:rsidRPr="00EC51C5" w:rsidRDefault="00162FF9" w:rsidP="00883DB4">
      <w:pPr>
        <w:pStyle w:val="BibTitle"/>
        <w:ind w:right="-180"/>
        <w:rPr>
          <w:bCs/>
          <w:szCs w:val="24"/>
        </w:rPr>
      </w:pPr>
    </w:p>
    <w:p w14:paraId="647D2D10" w14:textId="6844E1ED" w:rsidR="009F24B3" w:rsidRPr="00EC51C5" w:rsidRDefault="0083606B" w:rsidP="00DF04D6">
      <w:pPr>
        <w:pStyle w:val="H1"/>
        <w:ind w:right="-180"/>
      </w:pPr>
      <w:r w:rsidRPr="00EC51C5">
        <w:t>CONTEST</w:t>
      </w:r>
      <w:r w:rsidR="00FE0B54" w:rsidRPr="00EC51C5">
        <w:t xml:space="preserve"> R</w:t>
      </w:r>
      <w:r w:rsidRPr="00EC51C5">
        <w:t>ULES</w:t>
      </w:r>
    </w:p>
    <w:p w14:paraId="380BB908" w14:textId="4D42050D" w:rsidR="008A46A3" w:rsidRPr="00EC51C5" w:rsidRDefault="002C48DE" w:rsidP="00883DB4">
      <w:pPr>
        <w:pStyle w:val="H3"/>
        <w:ind w:right="-180"/>
      </w:pPr>
      <w:r w:rsidRPr="00EC51C5">
        <w:t>Team C</w:t>
      </w:r>
      <w:r w:rsidR="008A46A3" w:rsidRPr="00EC51C5">
        <w:t>omposition</w:t>
      </w:r>
    </w:p>
    <w:p w14:paraId="725CF822" w14:textId="5FD208B8" w:rsidR="00453E49" w:rsidRDefault="00D42009" w:rsidP="00883DB4">
      <w:pPr>
        <w:pStyle w:val="ParaB"/>
        <w:ind w:right="-180"/>
        <w:rPr>
          <w:b/>
        </w:rPr>
      </w:pPr>
      <w:r w:rsidRPr="00EC51C5">
        <w:t xml:space="preserve">A team is composed of three or four undergraduate students who are enrolled in a full-time, four-year curriculum in the institution they are representing.  Each institution may enter only one team in the contest.  Additionally, alternate competitors from each team are allowed to compete in the contest activities, but their </w:t>
      </w:r>
      <w:r w:rsidR="00453E49" w:rsidRPr="00EC51C5">
        <w:t xml:space="preserve">individual-pit-judged </w:t>
      </w:r>
      <w:r w:rsidRPr="00EC51C5">
        <w:t>scores will not count towards the sweepstakes (</w:t>
      </w:r>
      <w:r w:rsidR="00453E49" w:rsidRPr="00EC51C5">
        <w:t xml:space="preserve">i.e., </w:t>
      </w:r>
      <w:r w:rsidRPr="00EC51C5">
        <w:t xml:space="preserve">overall) total.  However, alternate competitors are eligible for individual awards.  All students must be eligible to represent their institution according to the rules and regulations governing eligibility at their institution.  Team and alternate students should be designated by </w:t>
      </w:r>
      <w:r w:rsidR="00C703D2" w:rsidRPr="00EC51C5">
        <w:rPr>
          <w:b/>
        </w:rPr>
        <w:t xml:space="preserve">9:00 pm </w:t>
      </w:r>
      <w:r w:rsidR="00F766E9" w:rsidRPr="00EC51C5">
        <w:rPr>
          <w:b/>
        </w:rPr>
        <w:t>Wednes</w:t>
      </w:r>
      <w:r w:rsidR="00C703D2" w:rsidRPr="00EC51C5">
        <w:rPr>
          <w:b/>
        </w:rPr>
        <w:t>day night</w:t>
      </w:r>
      <w:r w:rsidR="00814C17" w:rsidRPr="00EC51C5">
        <w:rPr>
          <w:b/>
        </w:rPr>
        <w:t xml:space="preserve"> prior to judging on Thursday morning</w:t>
      </w:r>
      <w:r w:rsidRPr="00EC51C5">
        <w:rPr>
          <w:b/>
        </w:rPr>
        <w:t>.</w:t>
      </w:r>
    </w:p>
    <w:p w14:paraId="04FB12B7" w14:textId="6BFFAC01" w:rsidR="00EE7894" w:rsidRDefault="00EE7894" w:rsidP="00883DB4">
      <w:pPr>
        <w:pStyle w:val="H3"/>
        <w:ind w:right="-180"/>
      </w:pPr>
      <w:r>
        <w:t>Contestant Field Equipment</w:t>
      </w:r>
    </w:p>
    <w:p w14:paraId="4A76A5DD" w14:textId="77777777" w:rsidR="00EE7894" w:rsidRDefault="00EE7894" w:rsidP="00883DB4">
      <w:pPr>
        <w:pStyle w:val="ParaB"/>
        <w:ind w:right="-180"/>
      </w:pPr>
      <w:r w:rsidRPr="005C45E1">
        <w:t xml:space="preserve">Contestants should provide the following for their personal use: </w:t>
      </w:r>
    </w:p>
    <w:p w14:paraId="33540429" w14:textId="77777777" w:rsidR="00A272D9" w:rsidRDefault="00A272D9" w:rsidP="00DF04D6">
      <w:pPr>
        <w:pStyle w:val="ParaB"/>
        <w:numPr>
          <w:ilvl w:val="0"/>
          <w:numId w:val="45"/>
        </w:numPr>
        <w:spacing w:before="0"/>
        <w:ind w:right="-180"/>
        <w:sectPr w:rsidR="00A272D9" w:rsidSect="00883DB4">
          <w:headerReference w:type="default" r:id="rId9"/>
          <w:footerReference w:type="default" r:id="rId10"/>
          <w:pgSz w:w="12240" w:h="15840"/>
          <w:pgMar w:top="720" w:right="2016" w:bottom="1152" w:left="2016" w:header="720" w:footer="864" w:gutter="0"/>
          <w:cols w:space="720"/>
          <w:titlePg/>
          <w:docGrid w:linePitch="381"/>
        </w:sectPr>
      </w:pPr>
    </w:p>
    <w:p w14:paraId="4266E33F" w14:textId="01A1B2C6" w:rsidR="00EE7894" w:rsidRPr="00883DB4" w:rsidRDefault="00EE7894" w:rsidP="00883DB4">
      <w:pPr>
        <w:pStyle w:val="ParaB"/>
        <w:numPr>
          <w:ilvl w:val="0"/>
          <w:numId w:val="45"/>
        </w:numPr>
        <w:spacing w:before="0"/>
        <w:ind w:right="-180"/>
        <w:rPr>
          <w:sz w:val="18"/>
        </w:rPr>
      </w:pPr>
      <w:r w:rsidRPr="00883DB4">
        <w:rPr>
          <w:sz w:val="18"/>
        </w:rPr>
        <w:lastRenderedPageBreak/>
        <w:t>tape measure</w:t>
      </w:r>
    </w:p>
    <w:p w14:paraId="730A442E" w14:textId="77777777" w:rsidR="00EE7894" w:rsidRPr="00883DB4" w:rsidRDefault="00EE7894" w:rsidP="00883DB4">
      <w:pPr>
        <w:pStyle w:val="ParaB"/>
        <w:numPr>
          <w:ilvl w:val="0"/>
          <w:numId w:val="45"/>
        </w:numPr>
        <w:spacing w:before="0"/>
        <w:ind w:right="-180"/>
        <w:rPr>
          <w:sz w:val="18"/>
        </w:rPr>
      </w:pPr>
      <w:r w:rsidRPr="00883DB4">
        <w:rPr>
          <w:sz w:val="18"/>
        </w:rPr>
        <w:t>clinometer (or Abney level)</w:t>
      </w:r>
    </w:p>
    <w:p w14:paraId="449CD5E1" w14:textId="77777777" w:rsidR="00EE7894" w:rsidRPr="00883DB4" w:rsidRDefault="00EE7894" w:rsidP="00883DB4">
      <w:pPr>
        <w:pStyle w:val="ParaB"/>
        <w:numPr>
          <w:ilvl w:val="0"/>
          <w:numId w:val="45"/>
        </w:numPr>
        <w:spacing w:before="0"/>
        <w:ind w:right="-180"/>
        <w:rPr>
          <w:sz w:val="18"/>
        </w:rPr>
      </w:pPr>
      <w:r w:rsidRPr="00883DB4">
        <w:rPr>
          <w:sz w:val="18"/>
        </w:rPr>
        <w:t>water bottle or sprayer</w:t>
      </w:r>
    </w:p>
    <w:p w14:paraId="17EB8AE9" w14:textId="77777777" w:rsidR="00EE7894" w:rsidRPr="00883DB4" w:rsidRDefault="00EE7894" w:rsidP="00883DB4">
      <w:pPr>
        <w:pStyle w:val="ParaB"/>
        <w:numPr>
          <w:ilvl w:val="0"/>
          <w:numId w:val="45"/>
        </w:numPr>
        <w:spacing w:before="0"/>
        <w:ind w:right="-180"/>
        <w:rPr>
          <w:sz w:val="18"/>
        </w:rPr>
      </w:pPr>
      <w:r w:rsidRPr="00883DB4">
        <w:rPr>
          <w:sz w:val="18"/>
        </w:rPr>
        <w:t>acid bottle and dropper</w:t>
      </w:r>
    </w:p>
    <w:p w14:paraId="096F7336" w14:textId="77777777" w:rsidR="00EE7894" w:rsidRPr="00883DB4" w:rsidRDefault="00EE7894" w:rsidP="00883DB4">
      <w:pPr>
        <w:pStyle w:val="ParaB"/>
        <w:numPr>
          <w:ilvl w:val="0"/>
          <w:numId w:val="45"/>
        </w:numPr>
        <w:spacing w:before="0"/>
        <w:ind w:right="-180"/>
        <w:rPr>
          <w:sz w:val="18"/>
        </w:rPr>
      </w:pPr>
      <w:r w:rsidRPr="00883DB4">
        <w:rPr>
          <w:sz w:val="18"/>
        </w:rPr>
        <w:t>knife</w:t>
      </w:r>
    </w:p>
    <w:p w14:paraId="1B6D2399" w14:textId="77777777" w:rsidR="00EE7894" w:rsidRPr="00883DB4" w:rsidRDefault="00EE7894" w:rsidP="00883DB4">
      <w:pPr>
        <w:pStyle w:val="ParaB"/>
        <w:numPr>
          <w:ilvl w:val="0"/>
          <w:numId w:val="45"/>
        </w:numPr>
        <w:spacing w:before="0"/>
        <w:ind w:right="-180"/>
        <w:rPr>
          <w:sz w:val="18"/>
        </w:rPr>
      </w:pPr>
      <w:r w:rsidRPr="00883DB4">
        <w:rPr>
          <w:sz w:val="18"/>
        </w:rPr>
        <w:lastRenderedPageBreak/>
        <w:t>pencils</w:t>
      </w:r>
    </w:p>
    <w:p w14:paraId="65C277FB" w14:textId="77777777" w:rsidR="00EE7894" w:rsidRPr="00883DB4" w:rsidRDefault="00EE7894" w:rsidP="00883DB4">
      <w:pPr>
        <w:pStyle w:val="ParaB"/>
        <w:numPr>
          <w:ilvl w:val="0"/>
          <w:numId w:val="45"/>
        </w:numPr>
        <w:spacing w:before="0"/>
        <w:ind w:right="-180"/>
        <w:rPr>
          <w:sz w:val="18"/>
        </w:rPr>
      </w:pPr>
      <w:proofErr w:type="spellStart"/>
      <w:r w:rsidRPr="00883DB4">
        <w:rPr>
          <w:sz w:val="18"/>
        </w:rPr>
        <w:t>Munsell</w:t>
      </w:r>
      <w:proofErr w:type="spellEnd"/>
      <w:r w:rsidRPr="00883DB4">
        <w:rPr>
          <w:sz w:val="18"/>
        </w:rPr>
        <w:t xml:space="preserve"> color charts</w:t>
      </w:r>
    </w:p>
    <w:p w14:paraId="2E64FE21" w14:textId="77777777" w:rsidR="00EE7894" w:rsidRPr="00883DB4" w:rsidRDefault="00EE7894" w:rsidP="00883DB4">
      <w:pPr>
        <w:pStyle w:val="ParaB"/>
        <w:numPr>
          <w:ilvl w:val="0"/>
          <w:numId w:val="45"/>
        </w:numPr>
        <w:spacing w:before="0"/>
        <w:ind w:right="-180"/>
        <w:rPr>
          <w:sz w:val="18"/>
        </w:rPr>
      </w:pPr>
      <w:r w:rsidRPr="00883DB4">
        <w:rPr>
          <w:sz w:val="18"/>
        </w:rPr>
        <w:t>hand towel</w:t>
      </w:r>
    </w:p>
    <w:p w14:paraId="4D6228E1" w14:textId="77777777" w:rsidR="00EE7894" w:rsidRPr="00883DB4" w:rsidRDefault="00EE7894" w:rsidP="00883DB4">
      <w:pPr>
        <w:pStyle w:val="ParaB"/>
        <w:numPr>
          <w:ilvl w:val="0"/>
          <w:numId w:val="45"/>
        </w:numPr>
        <w:spacing w:before="0"/>
        <w:ind w:right="-180"/>
        <w:rPr>
          <w:sz w:val="18"/>
        </w:rPr>
      </w:pPr>
      <w:r w:rsidRPr="00883DB4">
        <w:rPr>
          <w:sz w:val="18"/>
        </w:rPr>
        <w:t>hand lens</w:t>
      </w:r>
    </w:p>
    <w:p w14:paraId="777D654E" w14:textId="5A4AC62E" w:rsidR="00EE7894" w:rsidRPr="00883DB4" w:rsidRDefault="00EE7894" w:rsidP="00883DB4">
      <w:pPr>
        <w:pStyle w:val="ParaB"/>
        <w:numPr>
          <w:ilvl w:val="0"/>
          <w:numId w:val="45"/>
        </w:numPr>
        <w:spacing w:before="0"/>
        <w:ind w:right="-180"/>
        <w:rPr>
          <w:sz w:val="18"/>
        </w:rPr>
      </w:pPr>
      <w:r w:rsidRPr="00883DB4">
        <w:rPr>
          <w:sz w:val="18"/>
        </w:rPr>
        <w:t>co</w:t>
      </w:r>
      <w:r w:rsidR="00A272D9" w:rsidRPr="00883DB4">
        <w:rPr>
          <w:sz w:val="18"/>
        </w:rPr>
        <w:t>ntainers for soil samples</w:t>
      </w:r>
    </w:p>
    <w:p w14:paraId="1318CEB0" w14:textId="77777777" w:rsidR="00A272D9" w:rsidRDefault="00A272D9" w:rsidP="00DF04D6">
      <w:pPr>
        <w:pStyle w:val="ParaB"/>
        <w:ind w:right="-180"/>
        <w:sectPr w:rsidR="00A272D9" w:rsidSect="00883DB4">
          <w:type w:val="continuous"/>
          <w:pgSz w:w="12240" w:h="15840"/>
          <w:pgMar w:top="720" w:right="2016" w:bottom="1152" w:left="2016" w:header="720" w:footer="864" w:gutter="0"/>
          <w:cols w:num="2" w:space="720"/>
          <w:titlePg/>
          <w:docGrid w:linePitch="381"/>
        </w:sectPr>
      </w:pPr>
    </w:p>
    <w:p w14:paraId="4D1F33D5" w14:textId="77777777" w:rsidR="00BD47F7" w:rsidRDefault="00EE7894" w:rsidP="00883DB4">
      <w:pPr>
        <w:pStyle w:val="ParaB"/>
        <w:ind w:right="-180"/>
      </w:pPr>
      <w:r>
        <w:lastRenderedPageBreak/>
        <w:t>Dedicated electronic c</w:t>
      </w:r>
      <w:r w:rsidRPr="005C45E1">
        <w:t>alculators, 2-mm diameter sieves, a</w:t>
      </w:r>
      <w:r w:rsidR="00BD47F7">
        <w:t>nd clipboards may also be used.</w:t>
      </w:r>
    </w:p>
    <w:p w14:paraId="3C4205CE" w14:textId="5F4F43EC" w:rsidR="00EE7894" w:rsidRDefault="00EE7894" w:rsidP="00883DB4">
      <w:pPr>
        <w:pStyle w:val="ParaB"/>
        <w:ind w:right="-180"/>
      </w:pPr>
      <w:r w:rsidRPr="005C45E1">
        <w:t>Computing</w:t>
      </w:r>
      <w:r w:rsidR="00513285">
        <w:t>, or communication</w:t>
      </w:r>
      <w:r w:rsidR="00BD47F7">
        <w:t xml:space="preserve"> </w:t>
      </w:r>
      <w:r w:rsidRPr="005C45E1">
        <w:t xml:space="preserve">devices </w:t>
      </w:r>
      <w:r>
        <w:t xml:space="preserve">other than dedicated electronic calculators </w:t>
      </w:r>
      <w:r w:rsidRPr="0011353A">
        <w:t xml:space="preserve">are </w:t>
      </w:r>
      <w:r>
        <w:t>NOT</w:t>
      </w:r>
      <w:r w:rsidR="00BD47F7">
        <w:t xml:space="preserve"> permitted.</w:t>
      </w:r>
    </w:p>
    <w:p w14:paraId="2B273278" w14:textId="0E8D487E" w:rsidR="00EE7894" w:rsidRDefault="00EE7894" w:rsidP="00883DB4">
      <w:pPr>
        <w:pStyle w:val="H3"/>
        <w:ind w:right="-180"/>
      </w:pPr>
      <w:r>
        <w:t>Contestant Professionalism</w:t>
      </w:r>
    </w:p>
    <w:p w14:paraId="50034416" w14:textId="1DC07514" w:rsidR="00405A21" w:rsidRDefault="00EE7894" w:rsidP="00883DB4">
      <w:pPr>
        <w:pStyle w:val="ParaB"/>
        <w:ind w:right="-180"/>
      </w:pPr>
      <w:r w:rsidRPr="0011353A">
        <w:t>Talking</w:t>
      </w:r>
      <w:r w:rsidR="00405A21">
        <w:t xml:space="preserve"> </w:t>
      </w:r>
      <w:r w:rsidR="00405A21" w:rsidRPr="0011353A">
        <w:t>between contestants</w:t>
      </w:r>
      <w:r w:rsidRPr="0011353A">
        <w:t xml:space="preserve"> is NOT permitted during the judging.  Pit monitors will be instructed to collect scorecards from contestants and they will receive a zero for that pit </w:t>
      </w:r>
      <w:r w:rsidR="00405A21">
        <w:t>for rule violations</w:t>
      </w:r>
      <w:r w:rsidRPr="0011353A">
        <w:t>, especially</w:t>
      </w:r>
      <w:r w:rsidR="00787FDC">
        <w:t xml:space="preserve"> talking to other contestants.</w:t>
      </w:r>
    </w:p>
    <w:p w14:paraId="19C8007C" w14:textId="639148C2" w:rsidR="00EE7894" w:rsidRPr="00883DB4" w:rsidRDefault="00EE7894" w:rsidP="00883DB4">
      <w:pPr>
        <w:pStyle w:val="ParaC"/>
        <w:ind w:right="-180"/>
      </w:pPr>
      <w:r w:rsidRPr="008936B2">
        <w:t xml:space="preserve">Contestants </w:t>
      </w:r>
      <w:r w:rsidR="00405A21" w:rsidRPr="00AF3739">
        <w:t>will</w:t>
      </w:r>
      <w:r w:rsidRPr="00AF3739">
        <w:t xml:space="preserve"> respect each other</w:t>
      </w:r>
      <w:r w:rsidR="00405A21" w:rsidRPr="00A9544C">
        <w:t>,</w:t>
      </w:r>
      <w:r w:rsidRPr="00A9544C">
        <w:t xml:space="preserve"> and avoid creating distractions during the competition.</w:t>
      </w:r>
    </w:p>
    <w:p w14:paraId="17080193" w14:textId="41D411DE" w:rsidR="00DE106D" w:rsidRPr="00AF3739" w:rsidRDefault="002C48DE" w:rsidP="00883DB4">
      <w:pPr>
        <w:pStyle w:val="H3"/>
        <w:ind w:right="-180"/>
      </w:pPr>
      <w:r w:rsidRPr="008936B2">
        <w:t>Contest F</w:t>
      </w:r>
      <w:r w:rsidR="008A46A3" w:rsidRPr="00AF3739">
        <w:t>ormat</w:t>
      </w:r>
    </w:p>
    <w:p w14:paraId="7575C500" w14:textId="054A03B3" w:rsidR="00405A21" w:rsidRDefault="002C48DE" w:rsidP="00883DB4">
      <w:pPr>
        <w:pStyle w:val="ParaB"/>
        <w:ind w:right="-180"/>
      </w:pPr>
      <w:r w:rsidRPr="00EC51C5">
        <w:t>Th</w:t>
      </w:r>
      <w:r w:rsidR="00405A21">
        <w:t>e</w:t>
      </w:r>
      <w:r w:rsidRPr="00AF3739">
        <w:t xml:space="preserve"> contest </w:t>
      </w:r>
      <w:r w:rsidR="00405A21">
        <w:t>is</w:t>
      </w:r>
      <w:r w:rsidR="009F24B3" w:rsidRPr="008936B2">
        <w:t xml:space="preserve"> "open book</w:t>
      </w:r>
      <w:r w:rsidR="00405A21">
        <w:t>.</w:t>
      </w:r>
      <w:r w:rsidR="009F24B3" w:rsidRPr="008936B2">
        <w:t>"</w:t>
      </w:r>
      <w:r w:rsidR="009F24B3" w:rsidRPr="00EC51C5">
        <w:t xml:space="preserve"> </w:t>
      </w:r>
    </w:p>
    <w:p w14:paraId="1D63B042" w14:textId="254D8877" w:rsidR="00EE4934" w:rsidRDefault="007700F9" w:rsidP="00883DB4">
      <w:pPr>
        <w:pStyle w:val="ParaC"/>
        <w:ind w:right="-180"/>
      </w:pPr>
      <w:r w:rsidRPr="00A9544C">
        <w:t>It is strongly advised that the contestants minimize</w:t>
      </w:r>
      <w:r w:rsidR="003C4D2C" w:rsidRPr="00A9544C">
        <w:t xml:space="preserve"> documents and transfer notes to</w:t>
      </w:r>
      <w:r w:rsidR="002C48DE" w:rsidRPr="00551D50">
        <w:t xml:space="preserve"> the contest guidelines packet </w:t>
      </w:r>
      <w:r w:rsidR="003C4D2C" w:rsidRPr="00776845">
        <w:t>for use</w:t>
      </w:r>
      <w:r w:rsidR="002C48DE" w:rsidRPr="00E658CD">
        <w:t xml:space="preserve"> during the contest. </w:t>
      </w:r>
    </w:p>
    <w:p w14:paraId="5F9B344D" w14:textId="2A78F581" w:rsidR="002C48DE" w:rsidRPr="00AF3739" w:rsidRDefault="002C48DE" w:rsidP="00883DB4">
      <w:pPr>
        <w:pStyle w:val="ParaB"/>
        <w:ind w:right="-180"/>
      </w:pPr>
      <w:r w:rsidRPr="008936B2">
        <w:t xml:space="preserve">Students must correctly </w:t>
      </w:r>
      <w:r w:rsidR="009F24B3" w:rsidRPr="00AF3739">
        <w:t>enter their contestant ID code</w:t>
      </w:r>
      <w:r w:rsidRPr="00AF3739">
        <w:t xml:space="preserve"> on their scorecard. </w:t>
      </w:r>
      <w:r w:rsidR="00F47532" w:rsidRPr="00EC51C5">
        <w:t xml:space="preserve"> </w:t>
      </w:r>
      <w:r w:rsidRPr="00EC51C5">
        <w:t>Scorecard entries must be made according to the instructions for each specific feature to be judge</w:t>
      </w:r>
      <w:r w:rsidR="00F47532" w:rsidRPr="00EC51C5">
        <w:t>d (see following sections of this guidelines packet</w:t>
      </w:r>
      <w:r w:rsidRPr="00EC51C5">
        <w:t xml:space="preserve">).  Only one response should be entered in each blank, unless </w:t>
      </w:r>
      <w:r w:rsidR="0074176F">
        <w:t>specifically instructed</w:t>
      </w:r>
      <w:r w:rsidR="0074176F" w:rsidRPr="008936B2">
        <w:t xml:space="preserve"> </w:t>
      </w:r>
      <w:r w:rsidRPr="00AF3739">
        <w:t xml:space="preserve">otherwise. </w:t>
      </w:r>
    </w:p>
    <w:p w14:paraId="0422066E" w14:textId="27BAF403" w:rsidR="00F47532" w:rsidRPr="00EC51C5" w:rsidRDefault="00DE106D" w:rsidP="00DF04D6">
      <w:pPr>
        <w:pStyle w:val="ParaB"/>
        <w:ind w:right="-180"/>
      </w:pPr>
      <w:r w:rsidRPr="00EC51C5">
        <w:t>The contest will consist of three parts: a) four</w:t>
      </w:r>
      <w:r w:rsidR="002C48DE" w:rsidRPr="00EC51C5">
        <w:t>,</w:t>
      </w:r>
      <w:r w:rsidRPr="00EC51C5">
        <w:t xml:space="preserve"> individually judged pits (Thursday), </w:t>
      </w:r>
      <w:proofErr w:type="spellStart"/>
      <w:r w:rsidRPr="00EC51C5">
        <w:t>b</w:t>
      </w:r>
      <w:proofErr w:type="spellEnd"/>
      <w:r w:rsidRPr="00EC51C5">
        <w:t>) one</w:t>
      </w:r>
      <w:r w:rsidR="002C48DE" w:rsidRPr="00EC51C5">
        <w:t>,</w:t>
      </w:r>
      <w:r w:rsidRPr="00EC51C5">
        <w:t xml:space="preserve"> team-judged pit (Friday), and c) the sweepstakes (overall) score, a combination of both team and individual results.  The sweepstakes </w:t>
      </w:r>
      <w:r w:rsidR="003C4D2C" w:rsidRPr="00EC51C5">
        <w:t>ranking</w:t>
      </w:r>
      <w:r w:rsidRPr="00EC51C5">
        <w:t xml:space="preserve"> will be used to select which teams advance to the National Collegiate Soil Judging Contest </w:t>
      </w:r>
      <w:r w:rsidR="00275C4A" w:rsidRPr="00EC51C5">
        <w:t xml:space="preserve">the following </w:t>
      </w:r>
      <w:r w:rsidRPr="00EC51C5">
        <w:t>Spring.</w:t>
      </w:r>
    </w:p>
    <w:p w14:paraId="0A0E4E7E" w14:textId="210624FB" w:rsidR="00FF27C0" w:rsidRDefault="00DE106D" w:rsidP="00DF04D6">
      <w:pPr>
        <w:pStyle w:val="ParaB"/>
        <w:ind w:right="-180"/>
      </w:pPr>
      <w:r w:rsidRPr="00EC51C5">
        <w:t xml:space="preserve">The team scores from the individually judged pits will be the sum of the top three individual scores for each pit.  Therefore, the sum of 13 scorecards (3 </w:t>
      </w:r>
      <w:proofErr w:type="gramStart"/>
      <w:r w:rsidRPr="00EC51C5">
        <w:t>individuals</w:t>
      </w:r>
      <w:proofErr w:type="gramEnd"/>
      <w:r w:rsidRPr="00EC51C5">
        <w:t xml:space="preserve"> </w:t>
      </w:r>
      <w:r w:rsidR="00FF27C0">
        <w:t>times</w:t>
      </w:r>
      <w:r w:rsidRPr="008936B2">
        <w:t xml:space="preserve"> </w:t>
      </w:r>
      <w:r w:rsidRPr="008936B2">
        <w:lastRenderedPageBreak/>
        <w:t xml:space="preserve">4 individual pits </w:t>
      </w:r>
      <w:r w:rsidR="00FF27C0">
        <w:t>plus</w:t>
      </w:r>
      <w:r w:rsidRPr="008936B2">
        <w:t xml:space="preserve"> 1 team-judged pit) will determine the overall sweepstakes score per team.  All alternate students from an institution may participate in the one team-judged pit.  Students from institutions having less than three team members may compete, but they are </w:t>
      </w:r>
      <w:r w:rsidRPr="00AF3739">
        <w:t xml:space="preserve">only eligible for individual awards.  </w:t>
      </w:r>
    </w:p>
    <w:p w14:paraId="35478DB9" w14:textId="03C584E2" w:rsidR="009F24B3" w:rsidRPr="00EC51C5" w:rsidRDefault="00FF27C0" w:rsidP="00DF04D6">
      <w:pPr>
        <w:pStyle w:val="ParaB"/>
        <w:ind w:right="-180"/>
      </w:pPr>
      <w:r w:rsidRPr="00883DB4">
        <w:rPr>
          <w:b/>
        </w:rPr>
        <w:t>Tie Breaking:</w:t>
      </w:r>
      <w:r>
        <w:t xml:space="preserve"> </w:t>
      </w:r>
      <w:r w:rsidR="00DE106D" w:rsidRPr="008936B2">
        <w:t xml:space="preserve">The clay content of the third horizon will be used to break ties in both the individual and team competitions.  In order to break a tie in the overall sweepstakes scores, the mean </w:t>
      </w:r>
      <w:r w:rsidR="009F24B3" w:rsidRPr="008936B2">
        <w:t xml:space="preserve">whole-profile </w:t>
      </w:r>
      <w:r w:rsidR="00DE106D" w:rsidRPr="008936B2">
        <w:t>clay content for individually judge</w:t>
      </w:r>
      <w:r w:rsidR="009F24B3" w:rsidRPr="008936B2">
        <w:t>d</w:t>
      </w:r>
      <w:r w:rsidR="00DE106D" w:rsidRPr="008936B2">
        <w:t xml:space="preserve"> Pit 1 </w:t>
      </w:r>
      <w:r>
        <w:t>is</w:t>
      </w:r>
      <w:r w:rsidR="00DE106D" w:rsidRPr="008936B2">
        <w:t xml:space="preserve"> calculated from the estimates provided by all members of a given team.  The team with the mean estimate closest to the actual value will receive the higher placing.  If this does not break the tie, the next </w:t>
      </w:r>
      <w:r w:rsidR="009F24B3" w:rsidRPr="00AF3739">
        <w:t xml:space="preserve">pit in order (i.e., </w:t>
      </w:r>
      <w:r w:rsidR="00DE106D" w:rsidRPr="00AF3739">
        <w:t>Pit 2</w:t>
      </w:r>
      <w:r w:rsidR="009F24B3" w:rsidRPr="00EC51C5">
        <w:t>)</w:t>
      </w:r>
      <w:r w:rsidR="00DE106D" w:rsidRPr="00EC51C5">
        <w:t xml:space="preserve"> will be used in the same manner.  For individual score ties, the clay content of the third horizon at Pits 1, 2, and so on</w:t>
      </w:r>
      <w:r w:rsidR="009F24B3" w:rsidRPr="00EC51C5">
        <w:t>, if necessary,</w:t>
      </w:r>
      <w:r w:rsidR="00DE106D" w:rsidRPr="00EC51C5">
        <w:t xml:space="preserve"> will be compared to that estimated by the individual in order to break a tie between individuals.  For the team-judged pit, the team estimate of the clay content of the third horizon will be compared to the actual value.  The team with the estimate closest to the actual value will receive the higher placing.  If this does not break the tie, the next deepest horizon will be used.</w:t>
      </w:r>
    </w:p>
    <w:p w14:paraId="56A8DF47" w14:textId="287E378D" w:rsidR="00DE106D" w:rsidRPr="00AF3739" w:rsidRDefault="00DE106D" w:rsidP="00DF04D6">
      <w:pPr>
        <w:pStyle w:val="ParaB"/>
        <w:ind w:right="-180"/>
      </w:pPr>
      <w:r w:rsidRPr="00883DB4">
        <w:rPr>
          <w:b/>
        </w:rPr>
        <w:t>Results</w:t>
      </w:r>
      <w:r w:rsidRPr="008936B2">
        <w:t xml:space="preserve"> will be announced Friday afternoon and will be final. Awards will be given to the top three </w:t>
      </w:r>
      <w:r w:rsidR="002C48DE" w:rsidRPr="008936B2">
        <w:t xml:space="preserve">overall </w:t>
      </w:r>
      <w:r w:rsidRPr="008936B2">
        <w:t xml:space="preserve">sweepstakes teams, </w:t>
      </w:r>
      <w:r w:rsidR="002C48DE" w:rsidRPr="008936B2">
        <w:t xml:space="preserve">the </w:t>
      </w:r>
      <w:r w:rsidRPr="008936B2">
        <w:t xml:space="preserve">top </w:t>
      </w:r>
      <w:r w:rsidR="002C48DE" w:rsidRPr="008936B2">
        <w:t xml:space="preserve">team </w:t>
      </w:r>
      <w:r w:rsidRPr="008936B2">
        <w:t xml:space="preserve">in </w:t>
      </w:r>
      <w:r w:rsidR="002C48DE" w:rsidRPr="008936B2">
        <w:t>the team-judged-pit portion of the contest</w:t>
      </w:r>
      <w:r w:rsidRPr="008936B2">
        <w:t xml:space="preserve">, and </w:t>
      </w:r>
      <w:r w:rsidR="002C48DE" w:rsidRPr="00AF3739">
        <w:t xml:space="preserve">the </w:t>
      </w:r>
      <w:r w:rsidRPr="00AF3739">
        <w:t xml:space="preserve">top five </w:t>
      </w:r>
      <w:r w:rsidR="002C48DE" w:rsidRPr="00AF3739">
        <w:t>individual</w:t>
      </w:r>
      <w:r w:rsidR="00F766E9" w:rsidRPr="00AF3739">
        <w:t>s</w:t>
      </w:r>
      <w:r w:rsidR="002C48DE" w:rsidRPr="00AF3739">
        <w:t xml:space="preserve"> </w:t>
      </w:r>
      <w:r w:rsidRPr="00AF3739">
        <w:t xml:space="preserve">in </w:t>
      </w:r>
      <w:r w:rsidR="002C48DE" w:rsidRPr="00AF3739">
        <w:t xml:space="preserve">the </w:t>
      </w:r>
      <w:r w:rsidRPr="00AF3739">
        <w:t>individual</w:t>
      </w:r>
      <w:r w:rsidR="002C48DE" w:rsidRPr="00AF3739">
        <w:t>-pit-judged portion of the contest</w:t>
      </w:r>
      <w:r w:rsidRPr="00AF3739">
        <w:t>.</w:t>
      </w:r>
    </w:p>
    <w:p w14:paraId="5CAC4103" w14:textId="32BD7FCC" w:rsidR="008936B2" w:rsidRDefault="008936B2" w:rsidP="00DF04D6">
      <w:pPr>
        <w:pStyle w:val="ParaB"/>
        <w:ind w:right="-180"/>
      </w:pPr>
      <w:r w:rsidRPr="00AF3739">
        <w:rPr>
          <w:b/>
        </w:rPr>
        <w:t>Restricted Area:</w:t>
      </w:r>
      <w:r>
        <w:rPr>
          <w:b/>
        </w:rPr>
        <w:t xml:space="preserve"> </w:t>
      </w:r>
      <w:r>
        <w:t>each</w:t>
      </w:r>
      <w:r w:rsidR="00DE106D" w:rsidRPr="008936B2">
        <w:t xml:space="preserve"> </w:t>
      </w:r>
      <w:proofErr w:type="gramStart"/>
      <w:r w:rsidR="00DE106D" w:rsidRPr="008936B2">
        <w:t>excavat</w:t>
      </w:r>
      <w:r>
        <w:t>ions</w:t>
      </w:r>
      <w:proofErr w:type="gramEnd"/>
      <w:r w:rsidR="00DE106D" w:rsidRPr="008936B2">
        <w:t xml:space="preserve"> </w:t>
      </w:r>
      <w:r w:rsidR="004D76DA">
        <w:t>“</w:t>
      </w:r>
      <w:r w:rsidR="00DE106D" w:rsidRPr="008936B2">
        <w:t>restricted area</w:t>
      </w:r>
      <w:r w:rsidR="004D76DA">
        <w:t>”</w:t>
      </w:r>
      <w:r w:rsidR="00DE106D" w:rsidRPr="008936B2">
        <w:t xml:space="preserve"> will be </w:t>
      </w:r>
      <w:r w:rsidR="004D76DA">
        <w:t xml:space="preserve">clearly outlined </w:t>
      </w:r>
      <w:r w:rsidR="002F144A">
        <w:t xml:space="preserve">and bounded vertically placed colored ribbon </w:t>
      </w:r>
      <w:r w:rsidR="00DE106D" w:rsidRPr="008936B2">
        <w:t>on one of the pit walls for the measurement of horizon depth and determination of boundary distinctness</w:t>
      </w:r>
      <w:r w:rsidR="00582EA0">
        <w:t>.</w:t>
      </w:r>
      <w:r w:rsidR="004D76DA">
        <w:t xml:space="preserve"> A</w:t>
      </w:r>
      <w:r w:rsidR="00DE106D" w:rsidRPr="008936B2">
        <w:t xml:space="preserve"> nail wi</w:t>
      </w:r>
      <w:r w:rsidR="002C48DE" w:rsidRPr="008936B2">
        <w:t>ll be placed somewhere in the third horizon</w:t>
      </w:r>
      <w:r w:rsidR="00DE106D" w:rsidRPr="008936B2">
        <w:t xml:space="preserve">.  A tape measure will also be attached to the restricted area.  THE RESTRICTED AREA IS TO BE UNDISTURBED!  </w:t>
      </w:r>
      <w:r w:rsidR="002C48DE" w:rsidRPr="008936B2">
        <w:t xml:space="preserve"> </w:t>
      </w:r>
      <w:r w:rsidR="00DE106D" w:rsidRPr="008936B2">
        <w:t>Picking, taking samples, or other disturbance</w:t>
      </w:r>
      <w:r w:rsidR="002C48DE" w:rsidRPr="008936B2">
        <w:t xml:space="preserve">s within the restricted area </w:t>
      </w:r>
      <w:r w:rsidR="00407533">
        <w:t>disqualifies contestant and/or team</w:t>
      </w:r>
      <w:r w:rsidR="002C48DE" w:rsidRPr="008936B2">
        <w:t xml:space="preserve">.  </w:t>
      </w:r>
    </w:p>
    <w:p w14:paraId="48D0A4B9" w14:textId="56080397" w:rsidR="00AF3739" w:rsidRDefault="00AF3739" w:rsidP="00DF04D6">
      <w:pPr>
        <w:pStyle w:val="ParaB"/>
        <w:ind w:right="-180"/>
      </w:pPr>
      <w:r w:rsidRPr="00AF3739">
        <w:rPr>
          <w:b/>
        </w:rPr>
        <w:t>Provided Characterization D</w:t>
      </w:r>
      <w:r w:rsidR="008936B2" w:rsidRPr="00883DB4">
        <w:rPr>
          <w:b/>
        </w:rPr>
        <w:t>ata:</w:t>
      </w:r>
      <w:r w:rsidR="008936B2">
        <w:t xml:space="preserve"> </w:t>
      </w:r>
      <w:r>
        <w:t>Constants can expect posting of t</w:t>
      </w:r>
      <w:r w:rsidRPr="008936B2">
        <w:t xml:space="preserve">he </w:t>
      </w:r>
      <w:r w:rsidR="00DE106D" w:rsidRPr="008936B2">
        <w:t>pit I</w:t>
      </w:r>
      <w:r w:rsidR="002C48DE" w:rsidRPr="008936B2">
        <w:t>D</w:t>
      </w:r>
      <w:r w:rsidR="009F24B3" w:rsidRPr="008936B2">
        <w:t xml:space="preserve"> #</w:t>
      </w:r>
      <w:r w:rsidR="002C48DE" w:rsidRPr="008936B2">
        <w:t>,</w:t>
      </w:r>
      <w:r w:rsidR="00F766E9" w:rsidRPr="008936B2">
        <w:t xml:space="preserve"> </w:t>
      </w:r>
      <w:r w:rsidR="009F24B3" w:rsidRPr="008936B2">
        <w:t>number of horizons to describe, depth to be considered,</w:t>
      </w:r>
      <w:r w:rsidR="00F766E9" w:rsidRPr="008936B2">
        <w:t xml:space="preserve"> </w:t>
      </w:r>
      <w:proofErr w:type="gramStart"/>
      <w:r w:rsidR="00F766E9" w:rsidRPr="008936B2">
        <w:t>pH,</w:t>
      </w:r>
      <w:r w:rsidR="008936B2">
        <w:t xml:space="preserve"> </w:t>
      </w:r>
      <w:r w:rsidR="009F24B3" w:rsidRPr="008936B2">
        <w:t xml:space="preserve"> and</w:t>
      </w:r>
      <w:proofErr w:type="gramEnd"/>
      <w:r w:rsidR="009F24B3" w:rsidRPr="008936B2">
        <w:t xml:space="preserve"> percent organic carbon (</w:t>
      </w:r>
      <w:r w:rsidR="0046418C" w:rsidRPr="008936B2">
        <w:t>%</w:t>
      </w:r>
      <w:r w:rsidR="009F24B3" w:rsidRPr="008936B2">
        <w:t>OC)</w:t>
      </w:r>
      <w:r w:rsidR="002C48DE" w:rsidRPr="008936B2">
        <w:t xml:space="preserve"> for each horizon</w:t>
      </w:r>
      <w:r>
        <w:t>. O</w:t>
      </w:r>
      <w:r w:rsidR="002C48DE" w:rsidRPr="008936B2">
        <w:t xml:space="preserve">ther relevant information </w:t>
      </w:r>
      <w:r>
        <w:t>may</w:t>
      </w:r>
      <w:r w:rsidRPr="008936B2">
        <w:t xml:space="preserve"> </w:t>
      </w:r>
      <w:r w:rsidR="002C48DE" w:rsidRPr="008936B2">
        <w:t>be displayed on a sign at each pit</w:t>
      </w:r>
      <w:r w:rsidR="00F766E9" w:rsidRPr="008936B2">
        <w:t>.</w:t>
      </w:r>
      <w:r w:rsidR="00834D47" w:rsidRPr="008936B2">
        <w:t xml:space="preserve"> </w:t>
      </w:r>
    </w:p>
    <w:p w14:paraId="0D694138" w14:textId="424FFE21" w:rsidR="00AF3739" w:rsidRDefault="00AF3739" w:rsidP="00883DB4">
      <w:pPr>
        <w:pStyle w:val="ParaC"/>
        <w:ind w:right="-180"/>
      </w:pPr>
      <w:r>
        <w:t xml:space="preserve">An example of “other relevant information” might be: percent base saturation (%BS) when the pH is less than </w:t>
      </w:r>
      <w:r w:rsidR="00C73089">
        <w:t>7</w:t>
      </w:r>
      <w:r w:rsidR="00E658CD">
        <w:t>.</w:t>
      </w:r>
      <w:r w:rsidR="00BC15C4">
        <w:t>5</w:t>
      </w:r>
      <w:r w:rsidR="000B5F3F" w:rsidRPr="00883DB4">
        <w:rPr>
          <w:sz w:val="20"/>
          <w:vertAlign w:val="superscript"/>
        </w:rPr>
        <w:t>†</w:t>
      </w:r>
      <w:r>
        <w:t>, sodium adsorption ration (SAR)</w:t>
      </w:r>
      <w:r w:rsidR="0027292A">
        <w:t xml:space="preserve">, </w:t>
      </w:r>
      <w:r w:rsidR="00A203CB">
        <w:t>and</w:t>
      </w:r>
      <w:r w:rsidR="0027292A">
        <w:t xml:space="preserve"> others </w:t>
      </w:r>
      <w:r w:rsidR="0027292A" w:rsidRPr="00883DB4">
        <w:rPr>
          <w:u w:val="single"/>
        </w:rPr>
        <w:t>might</w:t>
      </w:r>
      <w:r w:rsidR="0027292A">
        <w:t xml:space="preserve"> be listed</w:t>
      </w:r>
      <w:r w:rsidR="00A203CB">
        <w:t>. T</w:t>
      </w:r>
      <w:r w:rsidR="0027292A">
        <w:t>eam coaches or Faculty Mentors will be apprised of other possible listed characterizations.</w:t>
      </w:r>
    </w:p>
    <w:p w14:paraId="07085D71" w14:textId="059F455A" w:rsidR="009B7DD0" w:rsidRPr="00AF3739" w:rsidRDefault="00DE106D" w:rsidP="00DF04D6">
      <w:pPr>
        <w:pStyle w:val="ParaB"/>
        <w:ind w:right="-180"/>
      </w:pPr>
      <w:r w:rsidRPr="008936B2">
        <w:t xml:space="preserve">Contestants should expect to evaluate between </w:t>
      </w:r>
      <w:r w:rsidR="00245477">
        <w:t>three</w:t>
      </w:r>
      <w:r w:rsidR="00245477" w:rsidRPr="008936B2">
        <w:t xml:space="preserve"> </w:t>
      </w:r>
      <w:r w:rsidRPr="008936B2">
        <w:t xml:space="preserve">and </w:t>
      </w:r>
      <w:r w:rsidR="00245477" w:rsidRPr="00883DB4">
        <w:t>eight</w:t>
      </w:r>
      <w:r w:rsidRPr="008936B2">
        <w:t xml:space="preserve"> horizons</w:t>
      </w:r>
      <w:r w:rsidR="00A11897">
        <w:t xml:space="preserve"> and</w:t>
      </w:r>
      <w:r w:rsidR="00415CA1">
        <w:t xml:space="preserve"> layers</w:t>
      </w:r>
      <w:r w:rsidRPr="008936B2">
        <w:t xml:space="preserve"> per pit.  Slope stakes will be placed along the grade for determination of slope and </w:t>
      </w:r>
      <w:r w:rsidR="009F24B3" w:rsidRPr="008936B2">
        <w:t>to facilitate the determination of the landform and hill slope profile</w:t>
      </w:r>
      <w:r w:rsidRPr="00AF3739">
        <w:t xml:space="preserve">.  </w:t>
      </w:r>
    </w:p>
    <w:p w14:paraId="3B8888EF" w14:textId="7106BCCD" w:rsidR="00517EE8" w:rsidRPr="00EC51C5" w:rsidRDefault="002E47BE" w:rsidP="00DF04D6">
      <w:pPr>
        <w:pStyle w:val="ParaB"/>
        <w:ind w:right="-180"/>
      </w:pPr>
      <w:r w:rsidRPr="00883DB4">
        <w:rPr>
          <w:b/>
        </w:rPr>
        <w:t>Judging Time Intervals:</w:t>
      </w:r>
      <w:r>
        <w:t xml:space="preserve"> </w:t>
      </w:r>
      <w:r w:rsidR="00DE106D" w:rsidRPr="00EC51C5">
        <w:t xml:space="preserve">Fifty </w:t>
      </w:r>
      <w:r w:rsidR="00834D47" w:rsidRPr="00EC51C5">
        <w:t xml:space="preserve">(50) </w:t>
      </w:r>
      <w:r w:rsidR="00DE106D" w:rsidRPr="00EC51C5">
        <w:t>minutes will be allow</w:t>
      </w:r>
      <w:r w:rsidR="00834D47" w:rsidRPr="00EC51C5">
        <w:t>ed for the judging of each contest pit.  The morning of the individually judged pit portion of the contest, each contestant will be provided</w:t>
      </w:r>
      <w:r w:rsidR="00E21EE6" w:rsidRPr="00EC51C5">
        <w:t xml:space="preserve"> </w:t>
      </w:r>
      <w:r w:rsidR="00834D47" w:rsidRPr="00EC51C5">
        <w:t xml:space="preserve">an assigned </w:t>
      </w:r>
      <w:r w:rsidR="00DE106D" w:rsidRPr="00EC51C5">
        <w:t>number-letter combination corresponding to team-group designations.  This will uniquely identify each contestant and be used to facili</w:t>
      </w:r>
      <w:r w:rsidR="00834D47" w:rsidRPr="00EC51C5">
        <w:t>tate rotations at the pit according to the schedule provided in Table 1.</w:t>
      </w:r>
    </w:p>
    <w:p w14:paraId="37F59211" w14:textId="7CB48A44" w:rsidR="00C35B7E" w:rsidRPr="00EC51C5" w:rsidRDefault="00B078A4">
      <w:pPr>
        <w:pStyle w:val="TableTitle"/>
      </w:pPr>
      <w:r w:rsidRPr="00EC51C5">
        <w:lastRenderedPageBreak/>
        <w:t>Table 1.  Contestant rotations at individually judged pits.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8"/>
        <w:gridCol w:w="1698"/>
        <w:gridCol w:w="1679"/>
        <w:gridCol w:w="1679"/>
        <w:gridCol w:w="1680"/>
      </w:tblGrid>
      <w:tr w:rsidR="00E27C32" w:rsidRPr="00EC51C5" w14:paraId="3182DFF5" w14:textId="77777777" w:rsidTr="00B078A4">
        <w:tc>
          <w:tcPr>
            <w:tcW w:w="1915" w:type="dxa"/>
            <w:vMerge w:val="restart"/>
            <w:vAlign w:val="bottom"/>
          </w:tcPr>
          <w:p w14:paraId="62F17781" w14:textId="77777777" w:rsidR="00B078A4" w:rsidRPr="00883DB4" w:rsidRDefault="00B078A4" w:rsidP="00DF04D6">
            <w:pPr>
              <w:pStyle w:val="TableHead"/>
              <w:ind w:right="-180"/>
              <w:outlineLvl w:val="3"/>
              <w:rPr>
                <w:noProof w:val="0"/>
              </w:rPr>
            </w:pPr>
            <w:r w:rsidRPr="00883DB4">
              <w:rPr>
                <w:noProof w:val="0"/>
              </w:rPr>
              <w:t>Time</w:t>
            </w:r>
          </w:p>
        </w:tc>
        <w:tc>
          <w:tcPr>
            <w:tcW w:w="3830" w:type="dxa"/>
            <w:gridSpan w:val="2"/>
          </w:tcPr>
          <w:p w14:paraId="64828E31" w14:textId="77777777" w:rsidR="00B078A4" w:rsidRPr="00883DB4" w:rsidRDefault="00B078A4" w:rsidP="00DF04D6">
            <w:pPr>
              <w:pStyle w:val="TableHead"/>
              <w:ind w:right="-180"/>
              <w:outlineLvl w:val="3"/>
              <w:rPr>
                <w:noProof w:val="0"/>
              </w:rPr>
            </w:pPr>
            <w:r w:rsidRPr="00883DB4">
              <w:rPr>
                <w:noProof w:val="0"/>
              </w:rPr>
              <w:t>Individual Pits 1 and 3</w:t>
            </w:r>
          </w:p>
        </w:tc>
        <w:tc>
          <w:tcPr>
            <w:tcW w:w="3831" w:type="dxa"/>
            <w:gridSpan w:val="2"/>
          </w:tcPr>
          <w:p w14:paraId="7F95D114" w14:textId="77777777" w:rsidR="00B078A4" w:rsidRPr="00883DB4" w:rsidRDefault="00B078A4" w:rsidP="00DF04D6">
            <w:pPr>
              <w:pStyle w:val="TableHead"/>
              <w:ind w:right="-180"/>
              <w:outlineLvl w:val="3"/>
              <w:rPr>
                <w:noProof w:val="0"/>
              </w:rPr>
            </w:pPr>
            <w:r w:rsidRPr="00883DB4">
              <w:rPr>
                <w:noProof w:val="0"/>
              </w:rPr>
              <w:t>Individual Pits 2 and 4</w:t>
            </w:r>
          </w:p>
        </w:tc>
      </w:tr>
      <w:tr w:rsidR="00E27C32" w:rsidRPr="00EC51C5" w14:paraId="118C4640" w14:textId="77777777" w:rsidTr="00A22006">
        <w:tc>
          <w:tcPr>
            <w:tcW w:w="1915" w:type="dxa"/>
            <w:vMerge/>
          </w:tcPr>
          <w:p w14:paraId="04D67EDE" w14:textId="77777777" w:rsidR="00B078A4" w:rsidRPr="00883DB4" w:rsidRDefault="00B078A4" w:rsidP="00883DB4">
            <w:pPr>
              <w:pStyle w:val="TableHead"/>
              <w:ind w:right="-180"/>
            </w:pPr>
          </w:p>
        </w:tc>
        <w:tc>
          <w:tcPr>
            <w:tcW w:w="1915" w:type="dxa"/>
          </w:tcPr>
          <w:p w14:paraId="33CDBB5A" w14:textId="77777777" w:rsidR="00B078A4" w:rsidRPr="00883DB4" w:rsidRDefault="00B078A4" w:rsidP="00883DB4">
            <w:pPr>
              <w:pStyle w:val="TableHead"/>
              <w:ind w:right="-180"/>
              <w:rPr>
                <w:b w:val="0"/>
              </w:rPr>
            </w:pPr>
            <w:r w:rsidRPr="006E553B">
              <w:rPr>
                <w:noProof w:val="0"/>
              </w:rPr>
              <w:t>Odd team no.</w:t>
            </w:r>
          </w:p>
        </w:tc>
        <w:tc>
          <w:tcPr>
            <w:tcW w:w="1915" w:type="dxa"/>
          </w:tcPr>
          <w:p w14:paraId="76994814" w14:textId="77777777" w:rsidR="00B078A4" w:rsidRPr="00883DB4" w:rsidRDefault="00B078A4" w:rsidP="00883DB4">
            <w:pPr>
              <w:pStyle w:val="TableHead"/>
              <w:ind w:right="-180"/>
              <w:rPr>
                <w:b w:val="0"/>
              </w:rPr>
            </w:pPr>
            <w:r w:rsidRPr="006E553B">
              <w:rPr>
                <w:noProof w:val="0"/>
              </w:rPr>
              <w:t>Even team no.</w:t>
            </w:r>
          </w:p>
        </w:tc>
        <w:tc>
          <w:tcPr>
            <w:tcW w:w="1915" w:type="dxa"/>
          </w:tcPr>
          <w:p w14:paraId="716F260B" w14:textId="77777777" w:rsidR="00B078A4" w:rsidRPr="00883DB4" w:rsidRDefault="00B078A4" w:rsidP="00883DB4">
            <w:pPr>
              <w:pStyle w:val="TableHead"/>
              <w:ind w:right="-180"/>
              <w:rPr>
                <w:b w:val="0"/>
              </w:rPr>
            </w:pPr>
            <w:r w:rsidRPr="006E553B">
              <w:rPr>
                <w:noProof w:val="0"/>
              </w:rPr>
              <w:t>Odd team no.</w:t>
            </w:r>
          </w:p>
        </w:tc>
        <w:tc>
          <w:tcPr>
            <w:tcW w:w="1916" w:type="dxa"/>
          </w:tcPr>
          <w:p w14:paraId="50135AB9" w14:textId="77777777" w:rsidR="00B078A4" w:rsidRPr="00883DB4" w:rsidRDefault="00B078A4" w:rsidP="00883DB4">
            <w:pPr>
              <w:pStyle w:val="TableHead"/>
              <w:ind w:right="-180"/>
              <w:rPr>
                <w:b w:val="0"/>
              </w:rPr>
            </w:pPr>
            <w:r w:rsidRPr="006E553B">
              <w:rPr>
                <w:noProof w:val="0"/>
              </w:rPr>
              <w:t>Even team no.</w:t>
            </w:r>
          </w:p>
        </w:tc>
      </w:tr>
      <w:tr w:rsidR="00E27C32" w:rsidRPr="00EC51C5" w14:paraId="7B2A68C2" w14:textId="77777777" w:rsidTr="00A22006">
        <w:tc>
          <w:tcPr>
            <w:tcW w:w="1915" w:type="dxa"/>
          </w:tcPr>
          <w:p w14:paraId="4D6FACF6" w14:textId="77777777" w:rsidR="00B078A4" w:rsidRPr="00883DB4" w:rsidRDefault="00B078A4" w:rsidP="00883DB4">
            <w:pPr>
              <w:pStyle w:val="TableBody"/>
            </w:pPr>
            <w:r w:rsidRPr="00EC51C5">
              <w:t>First 5 min.</w:t>
            </w:r>
          </w:p>
        </w:tc>
        <w:tc>
          <w:tcPr>
            <w:tcW w:w="1915" w:type="dxa"/>
          </w:tcPr>
          <w:p w14:paraId="504B3D8C" w14:textId="77777777" w:rsidR="00B078A4" w:rsidRPr="00883DB4" w:rsidRDefault="00B078A4" w:rsidP="00883DB4">
            <w:pPr>
              <w:pStyle w:val="TableBody"/>
            </w:pPr>
            <w:r w:rsidRPr="006E553B">
              <w:t>In</w:t>
            </w:r>
            <w:r w:rsidRPr="006E553B">
              <w:rPr>
                <w:vertAlign w:val="superscript"/>
              </w:rPr>
              <w:t>*</w:t>
            </w:r>
          </w:p>
        </w:tc>
        <w:tc>
          <w:tcPr>
            <w:tcW w:w="1915" w:type="dxa"/>
          </w:tcPr>
          <w:p w14:paraId="7184F813" w14:textId="77777777" w:rsidR="00B078A4" w:rsidRPr="00883DB4" w:rsidRDefault="00B078A4" w:rsidP="00883DB4">
            <w:pPr>
              <w:pStyle w:val="TableBody"/>
            </w:pPr>
            <w:r w:rsidRPr="006E553B">
              <w:t>Out</w:t>
            </w:r>
          </w:p>
        </w:tc>
        <w:tc>
          <w:tcPr>
            <w:tcW w:w="1915" w:type="dxa"/>
          </w:tcPr>
          <w:p w14:paraId="152DF767" w14:textId="77777777" w:rsidR="00B078A4" w:rsidRPr="00883DB4" w:rsidRDefault="00B078A4" w:rsidP="00883DB4">
            <w:pPr>
              <w:pStyle w:val="TableBody"/>
            </w:pPr>
            <w:r w:rsidRPr="006E553B">
              <w:t>Out</w:t>
            </w:r>
          </w:p>
        </w:tc>
        <w:tc>
          <w:tcPr>
            <w:tcW w:w="1916" w:type="dxa"/>
          </w:tcPr>
          <w:p w14:paraId="1F78DFB2" w14:textId="77777777" w:rsidR="00B078A4" w:rsidRPr="00883DB4" w:rsidRDefault="00B078A4" w:rsidP="00883DB4">
            <w:pPr>
              <w:pStyle w:val="TableBody"/>
            </w:pPr>
            <w:r w:rsidRPr="006E553B">
              <w:t>In</w:t>
            </w:r>
          </w:p>
        </w:tc>
      </w:tr>
      <w:tr w:rsidR="00E27C32" w:rsidRPr="00EC51C5" w14:paraId="6AED19DD" w14:textId="77777777" w:rsidTr="00A22006">
        <w:tc>
          <w:tcPr>
            <w:tcW w:w="1915" w:type="dxa"/>
          </w:tcPr>
          <w:p w14:paraId="2501C40D" w14:textId="77777777" w:rsidR="00B078A4" w:rsidRPr="00883DB4" w:rsidRDefault="00B078A4" w:rsidP="00883DB4">
            <w:pPr>
              <w:pStyle w:val="TableBody"/>
            </w:pPr>
            <w:r w:rsidRPr="00EC51C5">
              <w:t>Next 5 min.</w:t>
            </w:r>
          </w:p>
        </w:tc>
        <w:tc>
          <w:tcPr>
            <w:tcW w:w="1915" w:type="dxa"/>
          </w:tcPr>
          <w:p w14:paraId="4FCAFE03" w14:textId="77777777" w:rsidR="00B078A4" w:rsidRPr="00883DB4" w:rsidRDefault="00B078A4" w:rsidP="00883DB4">
            <w:pPr>
              <w:pStyle w:val="TableBody"/>
            </w:pPr>
            <w:r w:rsidRPr="006E553B">
              <w:t>Out</w:t>
            </w:r>
          </w:p>
        </w:tc>
        <w:tc>
          <w:tcPr>
            <w:tcW w:w="1915" w:type="dxa"/>
          </w:tcPr>
          <w:p w14:paraId="397FAA62" w14:textId="77777777" w:rsidR="00B078A4" w:rsidRPr="00883DB4" w:rsidRDefault="00B078A4" w:rsidP="00883DB4">
            <w:pPr>
              <w:pStyle w:val="TableBody"/>
            </w:pPr>
            <w:r w:rsidRPr="006E553B">
              <w:t>In</w:t>
            </w:r>
          </w:p>
        </w:tc>
        <w:tc>
          <w:tcPr>
            <w:tcW w:w="1915" w:type="dxa"/>
          </w:tcPr>
          <w:p w14:paraId="71B83DA7" w14:textId="77777777" w:rsidR="00B078A4" w:rsidRPr="00883DB4" w:rsidRDefault="00B078A4" w:rsidP="00883DB4">
            <w:pPr>
              <w:pStyle w:val="TableBody"/>
            </w:pPr>
            <w:r w:rsidRPr="006E553B">
              <w:t>In</w:t>
            </w:r>
          </w:p>
        </w:tc>
        <w:tc>
          <w:tcPr>
            <w:tcW w:w="1916" w:type="dxa"/>
          </w:tcPr>
          <w:p w14:paraId="44221785" w14:textId="77777777" w:rsidR="00B078A4" w:rsidRPr="00883DB4" w:rsidRDefault="00B078A4" w:rsidP="00883DB4">
            <w:pPr>
              <w:pStyle w:val="TableBody"/>
            </w:pPr>
            <w:r w:rsidRPr="006E553B">
              <w:t>Out</w:t>
            </w:r>
          </w:p>
        </w:tc>
      </w:tr>
      <w:tr w:rsidR="00E27C32" w:rsidRPr="00EC51C5" w14:paraId="39184664" w14:textId="77777777" w:rsidTr="00A22006">
        <w:tc>
          <w:tcPr>
            <w:tcW w:w="1915" w:type="dxa"/>
          </w:tcPr>
          <w:p w14:paraId="2506173E" w14:textId="77777777" w:rsidR="00B078A4" w:rsidRPr="00883DB4" w:rsidRDefault="00B078A4" w:rsidP="00883DB4">
            <w:pPr>
              <w:pStyle w:val="TableBody"/>
            </w:pPr>
            <w:r w:rsidRPr="00EC51C5">
              <w:t>Next 10 min.</w:t>
            </w:r>
          </w:p>
        </w:tc>
        <w:tc>
          <w:tcPr>
            <w:tcW w:w="1915" w:type="dxa"/>
          </w:tcPr>
          <w:p w14:paraId="75B664FC" w14:textId="77777777" w:rsidR="00B078A4" w:rsidRPr="00883DB4" w:rsidRDefault="00B078A4" w:rsidP="00883DB4">
            <w:pPr>
              <w:pStyle w:val="TableBody"/>
            </w:pPr>
            <w:r w:rsidRPr="006E553B">
              <w:t>In</w:t>
            </w:r>
          </w:p>
        </w:tc>
        <w:tc>
          <w:tcPr>
            <w:tcW w:w="1915" w:type="dxa"/>
          </w:tcPr>
          <w:p w14:paraId="714D11FA" w14:textId="77777777" w:rsidR="00B078A4" w:rsidRPr="00883DB4" w:rsidRDefault="00B078A4" w:rsidP="00883DB4">
            <w:pPr>
              <w:pStyle w:val="TableBody"/>
            </w:pPr>
            <w:r w:rsidRPr="006E553B">
              <w:t>Out</w:t>
            </w:r>
          </w:p>
        </w:tc>
        <w:tc>
          <w:tcPr>
            <w:tcW w:w="1915" w:type="dxa"/>
          </w:tcPr>
          <w:p w14:paraId="34B79C88" w14:textId="77777777" w:rsidR="00B078A4" w:rsidRPr="00883DB4" w:rsidRDefault="00B078A4" w:rsidP="00883DB4">
            <w:pPr>
              <w:pStyle w:val="TableBody"/>
            </w:pPr>
            <w:r w:rsidRPr="006E553B">
              <w:t>In</w:t>
            </w:r>
          </w:p>
        </w:tc>
        <w:tc>
          <w:tcPr>
            <w:tcW w:w="1916" w:type="dxa"/>
          </w:tcPr>
          <w:p w14:paraId="02FCD8DD" w14:textId="77777777" w:rsidR="00B078A4" w:rsidRPr="00883DB4" w:rsidRDefault="00B078A4" w:rsidP="00883DB4">
            <w:pPr>
              <w:pStyle w:val="TableBody"/>
            </w:pPr>
            <w:r w:rsidRPr="006E553B">
              <w:t>Out</w:t>
            </w:r>
          </w:p>
        </w:tc>
      </w:tr>
      <w:tr w:rsidR="00E27C32" w:rsidRPr="00EC51C5" w14:paraId="04F87BE7" w14:textId="77777777" w:rsidTr="00A22006">
        <w:tc>
          <w:tcPr>
            <w:tcW w:w="1915" w:type="dxa"/>
          </w:tcPr>
          <w:p w14:paraId="73513555" w14:textId="77777777" w:rsidR="00B078A4" w:rsidRPr="00883DB4" w:rsidRDefault="00B078A4" w:rsidP="00883DB4">
            <w:pPr>
              <w:pStyle w:val="TableBody"/>
            </w:pPr>
            <w:r w:rsidRPr="00EC51C5">
              <w:t>Next 10 min.</w:t>
            </w:r>
          </w:p>
        </w:tc>
        <w:tc>
          <w:tcPr>
            <w:tcW w:w="1915" w:type="dxa"/>
          </w:tcPr>
          <w:p w14:paraId="0D77E7E8" w14:textId="77777777" w:rsidR="00B078A4" w:rsidRPr="00883DB4" w:rsidRDefault="00B078A4" w:rsidP="00883DB4">
            <w:pPr>
              <w:pStyle w:val="TableBody"/>
            </w:pPr>
            <w:r w:rsidRPr="006E553B">
              <w:t>Out</w:t>
            </w:r>
          </w:p>
        </w:tc>
        <w:tc>
          <w:tcPr>
            <w:tcW w:w="1915" w:type="dxa"/>
          </w:tcPr>
          <w:p w14:paraId="4C0863A8" w14:textId="77777777" w:rsidR="00B078A4" w:rsidRPr="00883DB4" w:rsidRDefault="00B078A4" w:rsidP="00883DB4">
            <w:pPr>
              <w:pStyle w:val="TableBody"/>
            </w:pPr>
            <w:r w:rsidRPr="006E553B">
              <w:t>In</w:t>
            </w:r>
          </w:p>
        </w:tc>
        <w:tc>
          <w:tcPr>
            <w:tcW w:w="1915" w:type="dxa"/>
          </w:tcPr>
          <w:p w14:paraId="78E3FC98" w14:textId="77777777" w:rsidR="00B078A4" w:rsidRPr="00883DB4" w:rsidRDefault="00B078A4" w:rsidP="00883DB4">
            <w:pPr>
              <w:pStyle w:val="TableBody"/>
            </w:pPr>
            <w:r w:rsidRPr="006E553B">
              <w:t>In</w:t>
            </w:r>
          </w:p>
        </w:tc>
        <w:tc>
          <w:tcPr>
            <w:tcW w:w="1916" w:type="dxa"/>
          </w:tcPr>
          <w:p w14:paraId="5D5E47E1" w14:textId="77777777" w:rsidR="00B078A4" w:rsidRPr="00883DB4" w:rsidRDefault="00B078A4" w:rsidP="00883DB4">
            <w:pPr>
              <w:pStyle w:val="TableBody"/>
            </w:pPr>
            <w:r w:rsidRPr="006E553B">
              <w:t>Out</w:t>
            </w:r>
          </w:p>
        </w:tc>
      </w:tr>
      <w:tr w:rsidR="00E27C32" w:rsidRPr="00EC51C5" w14:paraId="74121342" w14:textId="77777777" w:rsidTr="00A22006">
        <w:tc>
          <w:tcPr>
            <w:tcW w:w="1915" w:type="dxa"/>
          </w:tcPr>
          <w:p w14:paraId="4BB5F561" w14:textId="77777777" w:rsidR="00B078A4" w:rsidRPr="00883DB4" w:rsidRDefault="00B078A4" w:rsidP="00883DB4">
            <w:pPr>
              <w:pStyle w:val="TableBody"/>
            </w:pPr>
            <w:r w:rsidRPr="00EC51C5">
              <w:t>Next 20 min.</w:t>
            </w:r>
          </w:p>
        </w:tc>
        <w:tc>
          <w:tcPr>
            <w:tcW w:w="1915" w:type="dxa"/>
          </w:tcPr>
          <w:p w14:paraId="1E936760" w14:textId="77777777" w:rsidR="00B078A4" w:rsidRPr="00883DB4" w:rsidRDefault="00B078A4" w:rsidP="00883DB4">
            <w:pPr>
              <w:pStyle w:val="TableBody"/>
            </w:pPr>
            <w:r w:rsidRPr="006E553B">
              <w:t>Free</w:t>
            </w:r>
            <w:r w:rsidRPr="006E553B">
              <w:rPr>
                <w:vertAlign w:val="superscript"/>
              </w:rPr>
              <w:t>**</w:t>
            </w:r>
          </w:p>
        </w:tc>
        <w:tc>
          <w:tcPr>
            <w:tcW w:w="1915" w:type="dxa"/>
          </w:tcPr>
          <w:p w14:paraId="17F19F40" w14:textId="77777777" w:rsidR="00B078A4" w:rsidRPr="00883DB4" w:rsidRDefault="00B078A4" w:rsidP="00883DB4">
            <w:pPr>
              <w:pStyle w:val="TableBody"/>
            </w:pPr>
            <w:r w:rsidRPr="006E553B">
              <w:t>Free</w:t>
            </w:r>
          </w:p>
        </w:tc>
        <w:tc>
          <w:tcPr>
            <w:tcW w:w="1915" w:type="dxa"/>
          </w:tcPr>
          <w:p w14:paraId="2B7717C5" w14:textId="77777777" w:rsidR="00B078A4" w:rsidRPr="00883DB4" w:rsidRDefault="00B078A4" w:rsidP="00883DB4">
            <w:pPr>
              <w:pStyle w:val="TableBody"/>
            </w:pPr>
            <w:r w:rsidRPr="006E553B">
              <w:t>Free</w:t>
            </w:r>
          </w:p>
        </w:tc>
        <w:tc>
          <w:tcPr>
            <w:tcW w:w="1916" w:type="dxa"/>
          </w:tcPr>
          <w:p w14:paraId="12D798EA" w14:textId="77777777" w:rsidR="00B078A4" w:rsidRPr="00883DB4" w:rsidRDefault="00B078A4" w:rsidP="00883DB4">
            <w:pPr>
              <w:pStyle w:val="TableBody"/>
            </w:pPr>
            <w:r w:rsidRPr="006E553B">
              <w:t>Free</w:t>
            </w:r>
          </w:p>
        </w:tc>
      </w:tr>
    </w:tbl>
    <w:p w14:paraId="7479CB67" w14:textId="77777777" w:rsidR="00B078A4" w:rsidRPr="00EC51C5" w:rsidRDefault="00B078A4" w:rsidP="00DF04D6">
      <w:pPr>
        <w:pStyle w:val="TableFootnote"/>
        <w:ind w:right="-180"/>
      </w:pPr>
      <w:r w:rsidRPr="00EC51C5">
        <w:rPr>
          <w:vertAlign w:val="superscript"/>
        </w:rPr>
        <w:t>*</w:t>
      </w:r>
      <w:r w:rsidRPr="00EC51C5">
        <w:t xml:space="preserve">In and Out refer to contestants being allowed in the pit or outside of the pit, respectively.  </w:t>
      </w:r>
    </w:p>
    <w:p w14:paraId="7F7D1524" w14:textId="77777777" w:rsidR="001228E7" w:rsidRPr="00EC51C5" w:rsidRDefault="00B078A4" w:rsidP="00DF04D6">
      <w:pPr>
        <w:pStyle w:val="TableFootnote"/>
        <w:ind w:right="-180"/>
      </w:pPr>
      <w:r w:rsidRPr="00EC51C5">
        <w:rPr>
          <w:vertAlign w:val="superscript"/>
        </w:rPr>
        <w:t>**</w:t>
      </w:r>
      <w:r w:rsidRPr="00EC51C5">
        <w:t>During free time, contestants may remain in or out of the pit.</w:t>
      </w:r>
    </w:p>
    <w:p w14:paraId="48A8C7D5" w14:textId="0C222E42" w:rsidR="008A46A3" w:rsidRPr="00EC51C5" w:rsidRDefault="008A46A3" w:rsidP="00883DB4">
      <w:pPr>
        <w:pStyle w:val="H3"/>
        <w:ind w:right="-180"/>
      </w:pPr>
      <w:r w:rsidRPr="00EC51C5">
        <w:t>Team</w:t>
      </w:r>
      <w:r w:rsidR="00834D47" w:rsidRPr="00EC51C5">
        <w:t>-pit</w:t>
      </w:r>
      <w:r w:rsidR="00A22006" w:rsidRPr="00EC51C5">
        <w:t xml:space="preserve"> J</w:t>
      </w:r>
      <w:r w:rsidRPr="00EC51C5">
        <w:t>udging</w:t>
      </w:r>
    </w:p>
    <w:p w14:paraId="6AFAEFCC" w14:textId="2B94CBA6" w:rsidR="00BC15C4" w:rsidRPr="00EC51C5" w:rsidRDefault="008A46A3" w:rsidP="00DF04D6">
      <w:pPr>
        <w:ind w:right="-180"/>
      </w:pPr>
      <w:r w:rsidRPr="00EC51C5">
        <w:t xml:space="preserve">Two teams will be at the </w:t>
      </w:r>
      <w:r w:rsidR="00834D47" w:rsidRPr="00EC51C5">
        <w:t xml:space="preserve">team-judged </w:t>
      </w:r>
      <w:r w:rsidRPr="00EC51C5">
        <w:t>pit at the same time</w:t>
      </w:r>
      <w:r w:rsidR="00B078A4" w:rsidRPr="00EC51C5">
        <w:t>, but start times for each team will be staggered</w:t>
      </w:r>
      <w:r w:rsidR="001228E7" w:rsidRPr="00EC51C5">
        <w:t xml:space="preserve"> so </w:t>
      </w:r>
      <w:r w:rsidR="00A22006" w:rsidRPr="00EC51C5">
        <w:t>that only one team has access in</w:t>
      </w:r>
      <w:r w:rsidR="001228E7" w:rsidRPr="00EC51C5">
        <w:t xml:space="preserve"> the pit at a time</w:t>
      </w:r>
      <w:r w:rsidRPr="00EC51C5">
        <w:t xml:space="preserve">. </w:t>
      </w:r>
      <w:r w:rsidR="00771671" w:rsidRPr="00EC51C5">
        <w:t xml:space="preserve"> </w:t>
      </w:r>
      <w:r w:rsidRPr="00EC51C5">
        <w:t>Each te</w:t>
      </w:r>
      <w:r w:rsidR="00834D47" w:rsidRPr="00EC51C5">
        <w:t>am will have two 10-minute intervals in the pit and two 10-minute intervals</w:t>
      </w:r>
      <w:r w:rsidRPr="00EC51C5">
        <w:t xml:space="preserve"> out of the pit </w:t>
      </w:r>
      <w:r w:rsidR="001228E7" w:rsidRPr="00EC51C5">
        <w:t xml:space="preserve">(i.e., 10 minutes in, 10 minutes out, 10 minutes in, 10 minutes out) </w:t>
      </w:r>
      <w:r w:rsidRPr="00EC51C5">
        <w:t xml:space="preserve">with the last 10 minutes </w:t>
      </w:r>
      <w:r w:rsidR="00834D47" w:rsidRPr="00EC51C5">
        <w:t xml:space="preserve">of the 50-minute total time as </w:t>
      </w:r>
      <w:r w:rsidRPr="00EC51C5">
        <w:t xml:space="preserve">free time </w:t>
      </w:r>
      <w:r w:rsidR="00834D47" w:rsidRPr="00EC51C5">
        <w:t>to be in</w:t>
      </w:r>
      <w:r w:rsidR="001228E7" w:rsidRPr="00EC51C5">
        <w:t xml:space="preserve"> or out of the </w:t>
      </w:r>
      <w:r w:rsidR="00834D47" w:rsidRPr="00EC51C5">
        <w:t>pit if desired</w:t>
      </w:r>
      <w:r w:rsidRPr="00EC51C5">
        <w:t>.</w:t>
      </w:r>
    </w:p>
    <w:p w14:paraId="35D378BE" w14:textId="62A2FE15" w:rsidR="00C562B5" w:rsidRPr="008936B2" w:rsidRDefault="00C562B5" w:rsidP="00883DB4">
      <w:pPr>
        <w:pStyle w:val="H3"/>
        <w:ind w:right="-180"/>
      </w:pPr>
      <w:r w:rsidRPr="008936B2">
        <w:t>Scoring and Abbreviations</w:t>
      </w:r>
    </w:p>
    <w:p w14:paraId="52013F5E" w14:textId="77777777" w:rsidR="00256DD0" w:rsidRDefault="008B2D72" w:rsidP="00DF04D6">
      <w:pPr>
        <w:pStyle w:val="ParaB"/>
        <w:ind w:right="-180"/>
      </w:pPr>
      <w:r w:rsidRPr="00AF3739">
        <w:t>Grading will be conducted</w:t>
      </w:r>
      <w:r w:rsidR="00C562B5" w:rsidRPr="00AF3739">
        <w:t xml:space="preserve"> by individuals competent in soil morphology and classification.  Each grader will grade only one pit and each scorecard will be re-graded and scores tallied by a s</w:t>
      </w:r>
      <w:r w:rsidR="00C562B5" w:rsidRPr="00EC51C5">
        <w:t xml:space="preserve">econd individual for confirmation of accuracy.  </w:t>
      </w:r>
      <w:r w:rsidR="00B46075" w:rsidRPr="00EC51C5">
        <w:t>Point allocations vary among cells and are listed on the scorecard in parentheses.</w:t>
      </w:r>
    </w:p>
    <w:p w14:paraId="01B6C33C" w14:textId="21FA5FB2" w:rsidR="00C562B5" w:rsidRPr="008936B2" w:rsidRDefault="00C562B5" w:rsidP="00883DB4">
      <w:pPr>
        <w:pStyle w:val="ParaC"/>
        <w:ind w:right="-180"/>
      </w:pPr>
      <w:r w:rsidRPr="00EC51C5">
        <w:t>Where an answer is not needed or is inappropriate, a dash (-) may be used</w:t>
      </w:r>
      <w:r w:rsidR="001C3EEE">
        <w:t>,</w:t>
      </w:r>
      <w:r w:rsidRPr="001C3EEE">
        <w:t xml:space="preserve"> or the cell can be left</w:t>
      </w:r>
      <w:r w:rsidRPr="008936B2">
        <w:t xml:space="preserve"> blank.</w:t>
      </w:r>
    </w:p>
    <w:p w14:paraId="6D391CAA" w14:textId="51625B45" w:rsidR="00C562B5" w:rsidRPr="00EC51C5" w:rsidRDefault="00C562B5" w:rsidP="00DF04D6">
      <w:pPr>
        <w:pStyle w:val="ParaB"/>
        <w:ind w:right="-180"/>
      </w:pPr>
      <w:r w:rsidRPr="00AF3739">
        <w:t xml:space="preserve">Contestants may use the official abbreviations (preferred, see Attachment 1) or write out answers.  Use of abbreviations other than official abbreviations is strongly discouraged, but graders shall give credit if, in their opinion, the meaning of an unofficial abbreviation </w:t>
      </w:r>
      <w:r w:rsidRPr="00EC51C5">
        <w:t>is obvious.</w:t>
      </w:r>
    </w:p>
    <w:p w14:paraId="7915949E" w14:textId="1D35F101" w:rsidR="00C562B5" w:rsidRPr="00EC51C5" w:rsidRDefault="00C562B5" w:rsidP="00DF04D6">
      <w:pPr>
        <w:pStyle w:val="ParaB"/>
        <w:ind w:right="-180"/>
      </w:pPr>
      <w:r w:rsidRPr="00EC51C5">
        <w:t>For the individually judged portion of the contest, a team is composed of three or four undergraduate students.  The team score will be the sum of the top three individual scores at each pit (see example in Table 2).  This method maximizes the opportunity for all four team members to contribute to the final team score.</w:t>
      </w:r>
    </w:p>
    <w:p w14:paraId="6E85FD19" w14:textId="2F37107E" w:rsidR="00C562B5" w:rsidRPr="00EC51C5" w:rsidRDefault="00C562B5">
      <w:pPr>
        <w:pStyle w:val="TableTitle"/>
      </w:pPr>
      <w:r w:rsidRPr="00EC51C5">
        <w:t>Table 2.  Sc</w:t>
      </w:r>
      <w:r w:rsidR="00DB0BFE" w:rsidRPr="00EC51C5">
        <w:t>ore tabulation example for the individual c</w:t>
      </w:r>
      <w:r w:rsidRPr="00EC51C5">
        <w:t>ontest.</w:t>
      </w:r>
      <w:r w:rsidR="00DB0BFE" w:rsidRPr="00EC51C5">
        <w:t xml:space="preserve">  Shaded scores represent those that are the low score for a pit among the team’s contestants and are not included in the</w:t>
      </w:r>
      <w:r w:rsidR="00761C95" w:rsidRPr="00EC51C5">
        <w:t xml:space="preserve"> team’s</w:t>
      </w:r>
      <w:r w:rsidR="00DB0BFE" w:rsidRPr="00EC51C5">
        <w:t xml:space="preserve"> total score for that pit</w:t>
      </w:r>
      <w:r w:rsidR="008B2D72" w:rsidRPr="00EC51C5">
        <w:t xml:space="preserve"> or overall</w:t>
      </w:r>
      <w:r w:rsidR="00DB0BFE" w:rsidRPr="00EC51C5">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6"/>
        <w:gridCol w:w="870"/>
        <w:gridCol w:w="877"/>
        <w:gridCol w:w="857"/>
        <w:gridCol w:w="892"/>
        <w:gridCol w:w="926"/>
      </w:tblGrid>
      <w:tr w:rsidR="00E27C32" w:rsidRPr="00EC51C5" w14:paraId="227E7952" w14:textId="77777777" w:rsidTr="00E27C32">
        <w:tc>
          <w:tcPr>
            <w:tcW w:w="1806" w:type="dxa"/>
          </w:tcPr>
          <w:p w14:paraId="254BA178" w14:textId="77777777" w:rsidR="00C562B5" w:rsidRPr="00883DB4" w:rsidRDefault="00C562B5" w:rsidP="00DF04D6">
            <w:pPr>
              <w:pStyle w:val="TableHead"/>
              <w:ind w:right="-180"/>
              <w:rPr>
                <w:noProof w:val="0"/>
                <w:szCs w:val="24"/>
              </w:rPr>
            </w:pPr>
            <w:r w:rsidRPr="00883DB4">
              <w:rPr>
                <w:noProof w:val="0"/>
              </w:rPr>
              <w:t>Contestant</w:t>
            </w:r>
          </w:p>
        </w:tc>
        <w:tc>
          <w:tcPr>
            <w:tcW w:w="870" w:type="dxa"/>
          </w:tcPr>
          <w:p w14:paraId="617E35F5" w14:textId="77777777" w:rsidR="00C562B5" w:rsidRPr="00883DB4" w:rsidRDefault="00C562B5" w:rsidP="00DF04D6">
            <w:pPr>
              <w:pStyle w:val="TableHead"/>
              <w:ind w:right="-180"/>
              <w:rPr>
                <w:noProof w:val="0"/>
                <w:szCs w:val="24"/>
              </w:rPr>
            </w:pPr>
            <w:r w:rsidRPr="00883DB4">
              <w:rPr>
                <w:noProof w:val="0"/>
              </w:rPr>
              <w:t>Pit 1</w:t>
            </w:r>
          </w:p>
        </w:tc>
        <w:tc>
          <w:tcPr>
            <w:tcW w:w="877" w:type="dxa"/>
          </w:tcPr>
          <w:p w14:paraId="41E8EF24" w14:textId="77777777" w:rsidR="00C562B5" w:rsidRPr="00883DB4" w:rsidRDefault="00C562B5" w:rsidP="00DF04D6">
            <w:pPr>
              <w:pStyle w:val="TableHead"/>
              <w:ind w:right="-180"/>
              <w:rPr>
                <w:noProof w:val="0"/>
                <w:szCs w:val="24"/>
              </w:rPr>
            </w:pPr>
            <w:r w:rsidRPr="00883DB4">
              <w:rPr>
                <w:noProof w:val="0"/>
                <w:szCs w:val="24"/>
              </w:rPr>
              <w:t>Pit 2</w:t>
            </w:r>
          </w:p>
        </w:tc>
        <w:tc>
          <w:tcPr>
            <w:tcW w:w="857" w:type="dxa"/>
          </w:tcPr>
          <w:p w14:paraId="202B0A94" w14:textId="77777777" w:rsidR="00C562B5" w:rsidRPr="00883DB4" w:rsidRDefault="00C562B5" w:rsidP="00DF04D6">
            <w:pPr>
              <w:pStyle w:val="TableHead"/>
              <w:ind w:right="-180"/>
              <w:rPr>
                <w:noProof w:val="0"/>
                <w:szCs w:val="24"/>
              </w:rPr>
            </w:pPr>
            <w:r w:rsidRPr="00883DB4">
              <w:rPr>
                <w:noProof w:val="0"/>
                <w:szCs w:val="24"/>
              </w:rPr>
              <w:t>Pit 3</w:t>
            </w:r>
          </w:p>
        </w:tc>
        <w:tc>
          <w:tcPr>
            <w:tcW w:w="892" w:type="dxa"/>
          </w:tcPr>
          <w:p w14:paraId="2E4182B8" w14:textId="77777777" w:rsidR="00C562B5" w:rsidRPr="00883DB4" w:rsidRDefault="00C562B5" w:rsidP="00DF04D6">
            <w:pPr>
              <w:pStyle w:val="TableHead"/>
              <w:ind w:right="-180"/>
              <w:rPr>
                <w:noProof w:val="0"/>
                <w:szCs w:val="24"/>
              </w:rPr>
            </w:pPr>
            <w:r w:rsidRPr="00883DB4">
              <w:rPr>
                <w:noProof w:val="0"/>
                <w:szCs w:val="24"/>
              </w:rPr>
              <w:t>Pit 4</w:t>
            </w:r>
          </w:p>
        </w:tc>
        <w:tc>
          <w:tcPr>
            <w:tcW w:w="926" w:type="dxa"/>
          </w:tcPr>
          <w:p w14:paraId="2240941A" w14:textId="77777777" w:rsidR="00C562B5" w:rsidRPr="00883DB4" w:rsidRDefault="00C562B5" w:rsidP="00DF04D6">
            <w:pPr>
              <w:pStyle w:val="TableHead"/>
              <w:ind w:right="-180"/>
              <w:rPr>
                <w:noProof w:val="0"/>
                <w:szCs w:val="24"/>
              </w:rPr>
            </w:pPr>
            <w:r w:rsidRPr="00883DB4">
              <w:rPr>
                <w:noProof w:val="0"/>
                <w:szCs w:val="24"/>
              </w:rPr>
              <w:t>Total</w:t>
            </w:r>
          </w:p>
        </w:tc>
      </w:tr>
      <w:tr w:rsidR="00E27C32" w:rsidRPr="00EC51C5" w14:paraId="0F2FA2A0" w14:textId="77777777" w:rsidTr="00E27C32">
        <w:tc>
          <w:tcPr>
            <w:tcW w:w="1806" w:type="dxa"/>
          </w:tcPr>
          <w:p w14:paraId="69010A64" w14:textId="77777777" w:rsidR="00C562B5" w:rsidRPr="00883DB4" w:rsidRDefault="00DB0BFE" w:rsidP="00883DB4">
            <w:pPr>
              <w:pStyle w:val="TableBody"/>
            </w:pPr>
            <w:r w:rsidRPr="00EC51C5">
              <w:t xml:space="preserve">     </w:t>
            </w:r>
            <w:r w:rsidR="00C562B5" w:rsidRPr="00EC51C5">
              <w:t>A</w:t>
            </w:r>
          </w:p>
        </w:tc>
        <w:tc>
          <w:tcPr>
            <w:tcW w:w="870" w:type="dxa"/>
          </w:tcPr>
          <w:p w14:paraId="67F882BB" w14:textId="77777777" w:rsidR="00C562B5" w:rsidRPr="00883DB4" w:rsidRDefault="00DB0BFE" w:rsidP="00883DB4">
            <w:pPr>
              <w:pStyle w:val="TableBody"/>
            </w:pPr>
            <w:r w:rsidRPr="00EC51C5">
              <w:t>132</w:t>
            </w:r>
          </w:p>
        </w:tc>
        <w:tc>
          <w:tcPr>
            <w:tcW w:w="877" w:type="dxa"/>
          </w:tcPr>
          <w:p w14:paraId="43BC290F" w14:textId="77777777" w:rsidR="00C562B5" w:rsidRPr="00883DB4" w:rsidRDefault="00DB0BFE" w:rsidP="00883DB4">
            <w:pPr>
              <w:pStyle w:val="TableBody"/>
            </w:pPr>
            <w:r w:rsidRPr="00EC51C5">
              <w:t>130</w:t>
            </w:r>
          </w:p>
        </w:tc>
        <w:tc>
          <w:tcPr>
            <w:tcW w:w="857" w:type="dxa"/>
          </w:tcPr>
          <w:p w14:paraId="247FF839" w14:textId="77777777" w:rsidR="00C562B5" w:rsidRPr="00883DB4" w:rsidRDefault="00DB0BFE" w:rsidP="00883DB4">
            <w:pPr>
              <w:pStyle w:val="TableBody"/>
            </w:pPr>
            <w:r w:rsidRPr="00EC51C5">
              <w:rPr>
                <w:highlight w:val="lightGray"/>
              </w:rPr>
              <w:t>110</w:t>
            </w:r>
          </w:p>
        </w:tc>
        <w:tc>
          <w:tcPr>
            <w:tcW w:w="892" w:type="dxa"/>
          </w:tcPr>
          <w:p w14:paraId="5C625907" w14:textId="77777777" w:rsidR="00C562B5" w:rsidRPr="00883DB4" w:rsidRDefault="00DB0BFE" w:rsidP="00883DB4">
            <w:pPr>
              <w:pStyle w:val="TableBody"/>
            </w:pPr>
            <w:r w:rsidRPr="00EC51C5">
              <w:t>144</w:t>
            </w:r>
          </w:p>
        </w:tc>
        <w:tc>
          <w:tcPr>
            <w:tcW w:w="926" w:type="dxa"/>
          </w:tcPr>
          <w:p w14:paraId="43FE55D5" w14:textId="396B75D3" w:rsidR="00C562B5" w:rsidRPr="00EC51C5" w:rsidRDefault="00DB0BFE" w:rsidP="00883DB4">
            <w:pPr>
              <w:pStyle w:val="TableBody"/>
            </w:pPr>
            <w:r w:rsidRPr="00EC51C5">
              <w:t>516</w:t>
            </w:r>
          </w:p>
        </w:tc>
      </w:tr>
      <w:tr w:rsidR="00E27C32" w:rsidRPr="00EC51C5" w14:paraId="4E33ABB1" w14:textId="77777777" w:rsidTr="00E27C32">
        <w:tc>
          <w:tcPr>
            <w:tcW w:w="1806" w:type="dxa"/>
          </w:tcPr>
          <w:p w14:paraId="317E8A39" w14:textId="77777777" w:rsidR="00C562B5" w:rsidRPr="00883DB4" w:rsidRDefault="00DB0BFE" w:rsidP="00883DB4">
            <w:pPr>
              <w:pStyle w:val="TableBody"/>
            </w:pPr>
            <w:r w:rsidRPr="00EC51C5">
              <w:t xml:space="preserve">     </w:t>
            </w:r>
            <w:r w:rsidR="00C562B5" w:rsidRPr="00EC51C5">
              <w:t>B</w:t>
            </w:r>
          </w:p>
        </w:tc>
        <w:tc>
          <w:tcPr>
            <w:tcW w:w="870" w:type="dxa"/>
          </w:tcPr>
          <w:p w14:paraId="5E898C17" w14:textId="77777777" w:rsidR="00C562B5" w:rsidRPr="00883DB4" w:rsidRDefault="00DB0BFE" w:rsidP="00883DB4">
            <w:pPr>
              <w:pStyle w:val="TableBody"/>
            </w:pPr>
            <w:r w:rsidRPr="00EC51C5">
              <w:t>146</w:t>
            </w:r>
          </w:p>
        </w:tc>
        <w:tc>
          <w:tcPr>
            <w:tcW w:w="877" w:type="dxa"/>
          </w:tcPr>
          <w:p w14:paraId="5DD030F6" w14:textId="77777777" w:rsidR="00C562B5" w:rsidRPr="00883DB4" w:rsidRDefault="00DB0BFE" w:rsidP="00883DB4">
            <w:pPr>
              <w:pStyle w:val="TableBody"/>
            </w:pPr>
            <w:r w:rsidRPr="00EC51C5">
              <w:t>116</w:t>
            </w:r>
          </w:p>
        </w:tc>
        <w:tc>
          <w:tcPr>
            <w:tcW w:w="857" w:type="dxa"/>
          </w:tcPr>
          <w:p w14:paraId="16F328B5" w14:textId="77777777" w:rsidR="00C562B5" w:rsidRPr="00883DB4" w:rsidRDefault="00DB0BFE" w:rsidP="00883DB4">
            <w:pPr>
              <w:pStyle w:val="TableBody"/>
            </w:pPr>
            <w:r w:rsidRPr="00EC51C5">
              <w:t>141</w:t>
            </w:r>
          </w:p>
        </w:tc>
        <w:tc>
          <w:tcPr>
            <w:tcW w:w="892" w:type="dxa"/>
          </w:tcPr>
          <w:p w14:paraId="096D6B58" w14:textId="77777777" w:rsidR="00C562B5" w:rsidRPr="00883DB4" w:rsidRDefault="00DB0BFE" w:rsidP="00883DB4">
            <w:pPr>
              <w:pStyle w:val="TableBody"/>
            </w:pPr>
            <w:r w:rsidRPr="00EC51C5">
              <w:rPr>
                <w:highlight w:val="lightGray"/>
              </w:rPr>
              <w:t>138</w:t>
            </w:r>
          </w:p>
        </w:tc>
        <w:tc>
          <w:tcPr>
            <w:tcW w:w="926" w:type="dxa"/>
          </w:tcPr>
          <w:p w14:paraId="45BBBC4D" w14:textId="77777777" w:rsidR="00C562B5" w:rsidRPr="00883DB4" w:rsidRDefault="00DB0BFE" w:rsidP="00883DB4">
            <w:pPr>
              <w:pStyle w:val="TableBody"/>
            </w:pPr>
            <w:r w:rsidRPr="00EC51C5">
              <w:t>541</w:t>
            </w:r>
          </w:p>
        </w:tc>
      </w:tr>
      <w:tr w:rsidR="00E27C32" w:rsidRPr="00EC51C5" w14:paraId="525CF2F9" w14:textId="77777777" w:rsidTr="00E27C32">
        <w:tc>
          <w:tcPr>
            <w:tcW w:w="1806" w:type="dxa"/>
          </w:tcPr>
          <w:p w14:paraId="2F4E7759" w14:textId="77777777" w:rsidR="00C562B5" w:rsidRPr="00883DB4" w:rsidRDefault="00DB0BFE" w:rsidP="00883DB4">
            <w:pPr>
              <w:pStyle w:val="TableBody"/>
            </w:pPr>
            <w:r w:rsidRPr="00EC51C5">
              <w:t xml:space="preserve">     </w:t>
            </w:r>
            <w:r w:rsidR="00C562B5" w:rsidRPr="00EC51C5">
              <w:t>C</w:t>
            </w:r>
          </w:p>
        </w:tc>
        <w:tc>
          <w:tcPr>
            <w:tcW w:w="870" w:type="dxa"/>
          </w:tcPr>
          <w:p w14:paraId="70456732" w14:textId="77777777" w:rsidR="00C562B5" w:rsidRPr="00883DB4" w:rsidRDefault="00DB0BFE" w:rsidP="00883DB4">
            <w:pPr>
              <w:pStyle w:val="TableBody"/>
            </w:pPr>
            <w:r w:rsidRPr="00EC51C5">
              <w:t>130</w:t>
            </w:r>
          </w:p>
        </w:tc>
        <w:tc>
          <w:tcPr>
            <w:tcW w:w="877" w:type="dxa"/>
          </w:tcPr>
          <w:p w14:paraId="3194EF83" w14:textId="6A93FDE9" w:rsidR="00C562B5" w:rsidRPr="00883DB4" w:rsidRDefault="00DB0BFE" w:rsidP="00883DB4">
            <w:pPr>
              <w:pStyle w:val="TableBody"/>
            </w:pPr>
            <w:r w:rsidRPr="00EC51C5">
              <w:rPr>
                <w:highlight w:val="lightGray"/>
              </w:rPr>
              <w:t>112</w:t>
            </w:r>
          </w:p>
        </w:tc>
        <w:tc>
          <w:tcPr>
            <w:tcW w:w="857" w:type="dxa"/>
          </w:tcPr>
          <w:p w14:paraId="39B5424B" w14:textId="77777777" w:rsidR="00C562B5" w:rsidRPr="00883DB4" w:rsidRDefault="00DB0BFE" w:rsidP="00883DB4">
            <w:pPr>
              <w:pStyle w:val="TableBody"/>
            </w:pPr>
            <w:r w:rsidRPr="00EC51C5">
              <w:t>160</w:t>
            </w:r>
          </w:p>
        </w:tc>
        <w:tc>
          <w:tcPr>
            <w:tcW w:w="892" w:type="dxa"/>
          </w:tcPr>
          <w:p w14:paraId="79BCF895" w14:textId="77777777" w:rsidR="00C562B5" w:rsidRPr="00883DB4" w:rsidRDefault="00DB0BFE" w:rsidP="00883DB4">
            <w:pPr>
              <w:pStyle w:val="TableBody"/>
            </w:pPr>
            <w:r w:rsidRPr="00EC51C5">
              <w:t>158</w:t>
            </w:r>
          </w:p>
        </w:tc>
        <w:tc>
          <w:tcPr>
            <w:tcW w:w="926" w:type="dxa"/>
          </w:tcPr>
          <w:p w14:paraId="619954F4" w14:textId="77777777" w:rsidR="00C562B5" w:rsidRPr="00883DB4" w:rsidRDefault="00DB0BFE" w:rsidP="00883DB4">
            <w:pPr>
              <w:pStyle w:val="TableBody"/>
            </w:pPr>
            <w:r w:rsidRPr="00EC51C5">
              <w:t>560</w:t>
            </w:r>
          </w:p>
        </w:tc>
      </w:tr>
      <w:tr w:rsidR="00E27C32" w:rsidRPr="00EC51C5" w14:paraId="515439E2" w14:textId="77777777" w:rsidTr="00E27C32">
        <w:tc>
          <w:tcPr>
            <w:tcW w:w="1806" w:type="dxa"/>
          </w:tcPr>
          <w:p w14:paraId="52E22E98" w14:textId="77777777" w:rsidR="00C562B5" w:rsidRPr="00883DB4" w:rsidRDefault="00DB0BFE" w:rsidP="00883DB4">
            <w:pPr>
              <w:pStyle w:val="TableBody"/>
            </w:pPr>
            <w:r w:rsidRPr="00EC51C5">
              <w:t xml:space="preserve">     </w:t>
            </w:r>
            <w:r w:rsidR="00C562B5" w:rsidRPr="00EC51C5">
              <w:t>D</w:t>
            </w:r>
          </w:p>
        </w:tc>
        <w:tc>
          <w:tcPr>
            <w:tcW w:w="870" w:type="dxa"/>
          </w:tcPr>
          <w:p w14:paraId="4A226BE3" w14:textId="77777777" w:rsidR="00C562B5" w:rsidRPr="00883DB4" w:rsidRDefault="00DB0BFE" w:rsidP="00883DB4">
            <w:pPr>
              <w:pStyle w:val="TableBody"/>
            </w:pPr>
            <w:r w:rsidRPr="00EC51C5">
              <w:rPr>
                <w:highlight w:val="lightGray"/>
              </w:rPr>
              <w:t>125</w:t>
            </w:r>
          </w:p>
        </w:tc>
        <w:tc>
          <w:tcPr>
            <w:tcW w:w="877" w:type="dxa"/>
          </w:tcPr>
          <w:p w14:paraId="2591C82C" w14:textId="77777777" w:rsidR="00C562B5" w:rsidRPr="00883DB4" w:rsidRDefault="00DB0BFE" w:rsidP="00883DB4">
            <w:pPr>
              <w:pStyle w:val="TableBody"/>
            </w:pPr>
            <w:r w:rsidRPr="00EC51C5">
              <w:t>114</w:t>
            </w:r>
          </w:p>
        </w:tc>
        <w:tc>
          <w:tcPr>
            <w:tcW w:w="857" w:type="dxa"/>
          </w:tcPr>
          <w:p w14:paraId="64B8F841" w14:textId="77777777" w:rsidR="00C562B5" w:rsidRPr="00883DB4" w:rsidRDefault="00DB0BFE" w:rsidP="00883DB4">
            <w:pPr>
              <w:pStyle w:val="TableBody"/>
            </w:pPr>
            <w:r w:rsidRPr="00EC51C5">
              <w:t>129</w:t>
            </w:r>
          </w:p>
        </w:tc>
        <w:tc>
          <w:tcPr>
            <w:tcW w:w="892" w:type="dxa"/>
          </w:tcPr>
          <w:p w14:paraId="2718BF44" w14:textId="77777777" w:rsidR="00C562B5" w:rsidRPr="00883DB4" w:rsidRDefault="00DB0BFE" w:rsidP="00883DB4">
            <w:pPr>
              <w:pStyle w:val="TableBody"/>
            </w:pPr>
            <w:r w:rsidRPr="00EC51C5">
              <w:t>145</w:t>
            </w:r>
          </w:p>
        </w:tc>
        <w:tc>
          <w:tcPr>
            <w:tcW w:w="926" w:type="dxa"/>
          </w:tcPr>
          <w:p w14:paraId="7B6E4B85" w14:textId="77777777" w:rsidR="00C562B5" w:rsidRPr="00883DB4" w:rsidRDefault="00DB0BFE" w:rsidP="00883DB4">
            <w:pPr>
              <w:pStyle w:val="TableBody"/>
            </w:pPr>
            <w:r w:rsidRPr="00EC51C5">
              <w:t>513</w:t>
            </w:r>
          </w:p>
        </w:tc>
      </w:tr>
      <w:tr w:rsidR="00E27C32" w:rsidRPr="00EC51C5" w14:paraId="73CAB8D4" w14:textId="77777777" w:rsidTr="00E27C32">
        <w:tc>
          <w:tcPr>
            <w:tcW w:w="1806" w:type="dxa"/>
          </w:tcPr>
          <w:p w14:paraId="273D63A7" w14:textId="77777777" w:rsidR="00C562B5" w:rsidRPr="00883DB4" w:rsidRDefault="00C562B5" w:rsidP="00883DB4">
            <w:pPr>
              <w:pStyle w:val="TableBody"/>
            </w:pPr>
            <w:r w:rsidRPr="00EC51C5">
              <w:t>Total</w:t>
            </w:r>
            <w:r w:rsidR="00DB0BFE" w:rsidRPr="00EC51C5">
              <w:t xml:space="preserve"> score:</w:t>
            </w:r>
          </w:p>
        </w:tc>
        <w:tc>
          <w:tcPr>
            <w:tcW w:w="870" w:type="dxa"/>
          </w:tcPr>
          <w:p w14:paraId="7924BB42" w14:textId="77777777" w:rsidR="00C562B5" w:rsidRPr="00EC51C5" w:rsidRDefault="00DB0BFE" w:rsidP="00883DB4">
            <w:pPr>
              <w:pStyle w:val="TableBody"/>
            </w:pPr>
            <w:r w:rsidRPr="00EC51C5">
              <w:t>408</w:t>
            </w:r>
          </w:p>
        </w:tc>
        <w:tc>
          <w:tcPr>
            <w:tcW w:w="877" w:type="dxa"/>
          </w:tcPr>
          <w:p w14:paraId="1130B8A8" w14:textId="77777777" w:rsidR="00C562B5" w:rsidRPr="00883DB4" w:rsidRDefault="00DB0BFE" w:rsidP="00883DB4">
            <w:pPr>
              <w:pStyle w:val="TableBody"/>
            </w:pPr>
            <w:r w:rsidRPr="00EC51C5">
              <w:t>360</w:t>
            </w:r>
          </w:p>
        </w:tc>
        <w:tc>
          <w:tcPr>
            <w:tcW w:w="857" w:type="dxa"/>
          </w:tcPr>
          <w:p w14:paraId="1528CB3E" w14:textId="77777777" w:rsidR="00C562B5" w:rsidRPr="00883DB4" w:rsidRDefault="00DB0BFE" w:rsidP="00883DB4">
            <w:pPr>
              <w:pStyle w:val="TableBody"/>
            </w:pPr>
            <w:r w:rsidRPr="00EC51C5">
              <w:t>430</w:t>
            </w:r>
          </w:p>
        </w:tc>
        <w:tc>
          <w:tcPr>
            <w:tcW w:w="892" w:type="dxa"/>
          </w:tcPr>
          <w:p w14:paraId="5909C491" w14:textId="77777777" w:rsidR="00C562B5" w:rsidRPr="00883DB4" w:rsidRDefault="00DB0BFE" w:rsidP="00883DB4">
            <w:pPr>
              <w:pStyle w:val="TableBody"/>
            </w:pPr>
            <w:r w:rsidRPr="00EC51C5">
              <w:t>447</w:t>
            </w:r>
          </w:p>
        </w:tc>
        <w:tc>
          <w:tcPr>
            <w:tcW w:w="926" w:type="dxa"/>
          </w:tcPr>
          <w:p w14:paraId="66C6CD9C" w14:textId="77777777" w:rsidR="00C562B5" w:rsidRPr="00883DB4" w:rsidRDefault="00DB0BFE" w:rsidP="00883DB4">
            <w:pPr>
              <w:pStyle w:val="TableBody"/>
            </w:pPr>
            <w:r w:rsidRPr="00EC51C5">
              <w:t>1645</w:t>
            </w:r>
          </w:p>
        </w:tc>
      </w:tr>
    </w:tbl>
    <w:p w14:paraId="3BF267DB" w14:textId="32BCD4A0" w:rsidR="00604A79" w:rsidRDefault="00C562B5" w:rsidP="00DF04D6">
      <w:pPr>
        <w:pStyle w:val="ParaB"/>
        <w:ind w:right="-180"/>
      </w:pPr>
      <w:r w:rsidRPr="00EC51C5">
        <w:t xml:space="preserve">The score from the team-judged pit will be added to the individual scores for the </w:t>
      </w:r>
      <w:r w:rsidR="008B2D72" w:rsidRPr="0011353A">
        <w:t xml:space="preserve">overall </w:t>
      </w:r>
      <w:r w:rsidRPr="001C3EEE">
        <w:t>sweepstakes team total</w:t>
      </w:r>
      <w:r w:rsidR="008B2D72" w:rsidRPr="001C3EEE">
        <w:t>s and final rankings</w:t>
      </w:r>
      <w:r w:rsidRPr="001C3EEE">
        <w:t>.</w:t>
      </w:r>
      <w:r w:rsidR="00604A79">
        <w:t xml:space="preserve"> </w:t>
      </w:r>
    </w:p>
    <w:p w14:paraId="1135CBFB" w14:textId="77777777" w:rsidR="00604A79" w:rsidRDefault="00604A79" w:rsidP="00DF04D6">
      <w:pPr>
        <w:ind w:right="-180"/>
      </w:pPr>
      <w:r>
        <w:br w:type="page"/>
      </w:r>
    </w:p>
    <w:p w14:paraId="2122C7DC" w14:textId="05D4DDA4" w:rsidR="00B46075" w:rsidRPr="00AF3739" w:rsidRDefault="0083606B" w:rsidP="00DF04D6">
      <w:pPr>
        <w:pStyle w:val="H1"/>
        <w:ind w:right="-180"/>
      </w:pPr>
      <w:r w:rsidRPr="00AF3739">
        <w:lastRenderedPageBreak/>
        <w:t>SCORECARD INSTRUCTIONS</w:t>
      </w:r>
    </w:p>
    <w:p w14:paraId="5DDE33CC" w14:textId="72565355" w:rsidR="008A46A3" w:rsidRPr="00AF3739" w:rsidRDefault="00B46075" w:rsidP="00DF04D6">
      <w:pPr>
        <w:pStyle w:val="ParaB"/>
        <w:ind w:right="-180"/>
      </w:pPr>
      <w:r w:rsidRPr="00EC51C5">
        <w:t>The scorecard consists of five parts: I. Soil Morphology; II. Soil Profile Characteristics; III. Site Characteristics; IV. Soil Classification; and V. Interpretations (refer to the attached scorecard example at the back of this guidelines packet).  The Soil Survey Manual (Chapter 3, 1993), Field Book for Describi</w:t>
      </w:r>
      <w:r w:rsidR="00761C95" w:rsidRPr="00EC51C5">
        <w:t>ng and Sampling Soils, version 3</w:t>
      </w:r>
      <w:r w:rsidRPr="00EC51C5">
        <w:t>.0</w:t>
      </w:r>
      <w:r w:rsidR="00761C95" w:rsidRPr="00EC51C5">
        <w:t xml:space="preserve"> (</w:t>
      </w:r>
      <w:proofErr w:type="spellStart"/>
      <w:r w:rsidR="00761C95" w:rsidRPr="00EC51C5">
        <w:t>Schoeneberger</w:t>
      </w:r>
      <w:proofErr w:type="spellEnd"/>
      <w:r w:rsidR="00761C95" w:rsidRPr="00EC51C5">
        <w:t xml:space="preserve"> et al., 201</w:t>
      </w:r>
      <w:r w:rsidRPr="00EC51C5">
        <w:t>2), and Keys to Soil Taxonomy (1</w:t>
      </w:r>
      <w:r w:rsidR="0017753B" w:rsidRPr="00EC51C5">
        <w:t>2</w:t>
      </w:r>
      <w:r w:rsidRPr="00EC51C5">
        <w:rPr>
          <w:vertAlign w:val="superscript"/>
        </w:rPr>
        <w:t>th</w:t>
      </w:r>
      <w:r w:rsidRPr="00EC51C5">
        <w:t xml:space="preserve"> Edition, 201</w:t>
      </w:r>
      <w:r w:rsidR="0017753B" w:rsidRPr="00EC51C5">
        <w:t>4</w:t>
      </w:r>
      <w:r w:rsidRPr="00EC51C5">
        <w:t>) should be used as guides during practice.  These publications are available at:</w:t>
      </w:r>
      <w:r w:rsidR="001C3EEE">
        <w:t xml:space="preserve"> </w:t>
      </w:r>
      <w:hyperlink r:id="rId11" w:history="1">
        <w:r w:rsidR="001C3EEE" w:rsidRPr="00EE641F">
          <w:rPr>
            <w:rStyle w:val="Hyperlink"/>
          </w:rPr>
          <w:t>http://www.nrcs.usda.gov/wps/portal/nrcs/main/soils/ref/</w:t>
        </w:r>
      </w:hyperlink>
      <w:r w:rsidRPr="00EE641F">
        <w:t xml:space="preserve">. </w:t>
      </w:r>
      <w:r w:rsidR="008B2D72" w:rsidRPr="00EE641F">
        <w:t xml:space="preserve"> </w:t>
      </w:r>
    </w:p>
    <w:p w14:paraId="3ABF05E1" w14:textId="224BA644" w:rsidR="008A46A3" w:rsidRPr="00EC51C5" w:rsidRDefault="00B53459" w:rsidP="00DF04D6">
      <w:pPr>
        <w:pStyle w:val="H2"/>
        <w:ind w:right="-180"/>
      </w:pPr>
      <w:r w:rsidRPr="00EC51C5">
        <w:t xml:space="preserve">Part I: </w:t>
      </w:r>
      <w:r w:rsidR="008A46A3" w:rsidRPr="00EC51C5">
        <w:t>Soil Morphology</w:t>
      </w:r>
    </w:p>
    <w:p w14:paraId="427F84A2" w14:textId="7F410F45" w:rsidR="008A46A3" w:rsidRPr="00EC51C5" w:rsidRDefault="008A46A3" w:rsidP="00883DB4">
      <w:pPr>
        <w:pStyle w:val="H3"/>
        <w:ind w:right="-180"/>
      </w:pPr>
      <w:r w:rsidRPr="00EC51C5">
        <w:t xml:space="preserve">A. </w:t>
      </w:r>
      <w:r w:rsidR="00240D79" w:rsidRPr="00EC51C5">
        <w:t xml:space="preserve">Designations for Horizons and Layers </w:t>
      </w:r>
      <w:r w:rsidR="002F7642" w:rsidRPr="00EC51C5">
        <w:t>– (</w:t>
      </w:r>
      <w:proofErr w:type="spellStart"/>
      <w:r w:rsidR="002F7642" w:rsidRPr="00EC51C5">
        <w:t>Chpt</w:t>
      </w:r>
      <w:proofErr w:type="spellEnd"/>
      <w:r w:rsidR="002F7642" w:rsidRPr="00EC51C5">
        <w:t>. 18,</w:t>
      </w:r>
      <w:r w:rsidR="00E96FE2" w:rsidRPr="00EC51C5">
        <w:t xml:space="preserve"> Keys to Soil Taxonomy</w:t>
      </w:r>
      <w:r w:rsidR="002E65C4" w:rsidRPr="00EC51C5">
        <w:t xml:space="preserve"> Twelfth Edition</w:t>
      </w:r>
      <w:r w:rsidR="00E96FE2" w:rsidRPr="00EC51C5">
        <w:t>, 201</w:t>
      </w:r>
      <w:r w:rsidR="002E65C4" w:rsidRPr="00EC51C5">
        <w:t>4</w:t>
      </w:r>
      <w:r w:rsidRPr="00EC51C5">
        <w:t>)</w:t>
      </w:r>
    </w:p>
    <w:p w14:paraId="5E95533A" w14:textId="001ECBEB" w:rsidR="008B2D72" w:rsidRPr="00EC51C5" w:rsidRDefault="00EF65D8" w:rsidP="00DF04D6">
      <w:pPr>
        <w:pStyle w:val="ParaB"/>
        <w:ind w:right="-180"/>
      </w:pPr>
      <w:r w:rsidRPr="00EC51C5">
        <w:t>Horizon designations will follow standard procedures, including a master, transitional or combination horizon symbol</w:t>
      </w:r>
      <w:r w:rsidR="008B2D72" w:rsidRPr="00EC51C5">
        <w:t xml:space="preserve"> to be recorded</w:t>
      </w:r>
      <w:r w:rsidRPr="00EC51C5">
        <w:t xml:space="preserve"> in the “Master” column, and when needed, a lower case symbol in the suffix/subordinate</w:t>
      </w:r>
      <w:r w:rsidR="008B2D72" w:rsidRPr="00EC51C5">
        <w:t xml:space="preserve"> distinction</w:t>
      </w:r>
      <w:r w:rsidRPr="00EC51C5">
        <w:t xml:space="preserve"> column labeled “Sub”, and an Arabic numeral in the “No.” column.  Arabic numerals should be used in the “Prefix” column preceding the “Master” column to indicate lithologic discontinuities.  Prime symbols to distinguish otherwise identical designations should be placed in the “Master” column.  All B horizons must have a suffix/subordinate distinction.  If no designation is necessary for a cell, contestants may leave the cell blank or record a dash (-) to indicate no designation.  Only mineral horizons will be described for the contest, and students should be</w:t>
      </w:r>
      <w:r w:rsidR="00F257BF" w:rsidRPr="00EC51C5">
        <w:t xml:space="preserve"> especially</w:t>
      </w:r>
      <w:r w:rsidRPr="00EC51C5">
        <w:t xml:space="preserve"> familiar with</w:t>
      </w:r>
      <w:r w:rsidR="00F257BF" w:rsidRPr="00EC51C5">
        <w:t xml:space="preserve"> the </w:t>
      </w:r>
      <w:r w:rsidR="00F257BF" w:rsidRPr="00883DB4">
        <w:rPr>
          <w:b/>
        </w:rPr>
        <w:t>master</w:t>
      </w:r>
      <w:r w:rsidR="00111788" w:rsidRPr="00883DB4">
        <w:rPr>
          <w:b/>
        </w:rPr>
        <w:t xml:space="preserve"> horizons</w:t>
      </w:r>
      <w:r w:rsidRPr="00EC51C5">
        <w:t xml:space="preserve"> A, E, B, C</w:t>
      </w:r>
      <w:r w:rsidR="00111788" w:rsidRPr="0011353A">
        <w:t>,</w:t>
      </w:r>
      <w:r w:rsidRPr="001C3EEE">
        <w:t xml:space="preserve"> and R </w:t>
      </w:r>
      <w:r w:rsidR="002E65C4" w:rsidRPr="00883DB4">
        <w:rPr>
          <w:b/>
        </w:rPr>
        <w:t>layer</w:t>
      </w:r>
      <w:r w:rsidR="002E65C4" w:rsidRPr="00EC51C5">
        <w:t xml:space="preserve"> </w:t>
      </w:r>
      <w:r w:rsidRPr="0011353A">
        <w:t>designations</w:t>
      </w:r>
      <w:r w:rsidR="00F257BF" w:rsidRPr="001C3EEE">
        <w:t xml:space="preserve">, and the appropriate application of </w:t>
      </w:r>
      <w:r w:rsidRPr="00883DB4">
        <w:rPr>
          <w:b/>
        </w:rPr>
        <w:t>transitional and combination</w:t>
      </w:r>
      <w:r w:rsidRPr="00EC51C5">
        <w:t xml:space="preserve"> horizons.  </w:t>
      </w:r>
      <w:r w:rsidR="00F257BF" w:rsidRPr="0011353A">
        <w:t xml:space="preserve">Contestants are expected to be familiar with </w:t>
      </w:r>
      <w:r w:rsidR="00111788" w:rsidRPr="00883DB4">
        <w:rPr>
          <w:b/>
        </w:rPr>
        <w:t>s</w:t>
      </w:r>
      <w:r w:rsidR="00F257BF" w:rsidRPr="00883DB4">
        <w:rPr>
          <w:b/>
        </w:rPr>
        <w:t xml:space="preserve">uffix </w:t>
      </w:r>
      <w:r w:rsidRPr="00883DB4">
        <w:rPr>
          <w:b/>
        </w:rPr>
        <w:t>symbols</w:t>
      </w:r>
      <w:r w:rsidR="003613A2" w:rsidRPr="00EC51C5">
        <w:t xml:space="preserve">, </w:t>
      </w:r>
      <w:r w:rsidR="003613A2" w:rsidRPr="00883DB4">
        <w:rPr>
          <w:b/>
        </w:rPr>
        <w:t>vertical subdivisions</w:t>
      </w:r>
      <w:r w:rsidR="003613A2" w:rsidRPr="00EC51C5">
        <w:t xml:space="preserve"> and </w:t>
      </w:r>
      <w:r w:rsidR="003613A2" w:rsidRPr="00883DB4">
        <w:rPr>
          <w:b/>
        </w:rPr>
        <w:t>discontinuities</w:t>
      </w:r>
      <w:r w:rsidR="003613A2" w:rsidRPr="00EC51C5">
        <w:t xml:space="preserve">. </w:t>
      </w:r>
      <w:r w:rsidR="00F257BF" w:rsidRPr="001C3EEE">
        <w:t xml:space="preserve">Special clarification will be communicated to your coach/instructor </w:t>
      </w:r>
      <w:r w:rsidR="00F257BF" w:rsidRPr="008936B2">
        <w:t xml:space="preserve">concerning special guidance </w:t>
      </w:r>
      <w:r w:rsidR="00F257BF" w:rsidRPr="00AF3739">
        <w:t>when appropriate, or will be added as an addendum if necessary.</w:t>
      </w:r>
    </w:p>
    <w:p w14:paraId="17FA9028" w14:textId="1FA14E8F" w:rsidR="008A46A3" w:rsidRPr="00EC51C5" w:rsidRDefault="008A46A3" w:rsidP="00883DB4">
      <w:pPr>
        <w:pStyle w:val="H3"/>
        <w:ind w:right="-180"/>
      </w:pPr>
      <w:r w:rsidRPr="00EC51C5">
        <w:t xml:space="preserve">B. </w:t>
      </w:r>
      <w:r w:rsidR="003A2AAB" w:rsidRPr="00EC51C5">
        <w:t>Lower Depth</w:t>
      </w:r>
    </w:p>
    <w:p w14:paraId="7A3A36C5" w14:textId="27651345" w:rsidR="00135680" w:rsidRPr="001C3EEE" w:rsidRDefault="00135680" w:rsidP="00DF04D6">
      <w:pPr>
        <w:pStyle w:val="ParaB"/>
        <w:ind w:right="-180"/>
      </w:pPr>
      <w:r w:rsidRPr="00EC51C5">
        <w:t xml:space="preserve">The depth of the lower boundary as measured from the soil surface should be recorded in centimeters (cm).  Alternately, the depth of both the upper and lower boundary may be given, but only the </w:t>
      </w:r>
      <w:r w:rsidRPr="00883DB4">
        <w:rPr>
          <w:b/>
        </w:rPr>
        <w:t>depth to the lower boundary will be graded</w:t>
      </w:r>
      <w:r w:rsidRPr="00EC51C5">
        <w:t xml:space="preserve">.  For example, a Bt1 horizon occurring from 30-45 cm may be recorded as “45 cm” (preferred) or “30-45 cm”. </w:t>
      </w:r>
    </w:p>
    <w:p w14:paraId="3A3EA4E6" w14:textId="04973316" w:rsidR="00917714" w:rsidRDefault="00135680" w:rsidP="00DF04D6">
      <w:pPr>
        <w:pStyle w:val="ParaB"/>
        <w:ind w:right="-180"/>
      </w:pPr>
      <w:r w:rsidRPr="008936B2">
        <w:t xml:space="preserve">Depth measurements should be made between the tapes in the restricted area on the pit wall using the mounted tape measure provided.  A range for the </w:t>
      </w:r>
      <w:r w:rsidR="00EC7C7C" w:rsidRPr="00AF3739">
        <w:t xml:space="preserve">lower </w:t>
      </w:r>
      <w:r w:rsidRPr="00AF3739">
        <w:t>depth considered correct will be based on the boundary’s distinctness</w:t>
      </w:r>
      <w:r w:rsidR="0083606B" w:rsidRPr="00EC51C5">
        <w:t xml:space="preserve"> according to </w:t>
      </w:r>
      <w:r w:rsidR="00752378">
        <w:t>T</w:t>
      </w:r>
      <w:r w:rsidR="0083606B" w:rsidRPr="00EC51C5">
        <w:t>able</w:t>
      </w:r>
      <w:r w:rsidR="00752378">
        <w:t xml:space="preserve"> 3</w:t>
      </w:r>
      <w:r w:rsidR="00E071E8" w:rsidRPr="00EC51C5">
        <w:t>. Where one horizon grades into another</w:t>
      </w:r>
      <w:r w:rsidR="00240D79" w:rsidRPr="007E39AB">
        <w:t>,</w:t>
      </w:r>
      <w:r w:rsidR="00E071E8" w:rsidRPr="00917714">
        <w:t xml:space="preserve"> the location of the boundary</w:t>
      </w:r>
      <w:r w:rsidR="00240D79" w:rsidRPr="00917714">
        <w:t xml:space="preserve"> </w:t>
      </w:r>
      <w:r w:rsidR="00E071E8" w:rsidRPr="00917714">
        <w:t xml:space="preserve">will be specified at the </w:t>
      </w:r>
      <w:r w:rsidR="001957C7" w:rsidRPr="00917714">
        <w:t>bottom</w:t>
      </w:r>
      <w:r w:rsidR="00E071E8" w:rsidRPr="00917714">
        <w:t xml:space="preserve"> of the transition zone.</w:t>
      </w:r>
      <w:r w:rsidR="00240D79" w:rsidRPr="00917714">
        <w:t xml:space="preserve"> </w:t>
      </w:r>
    </w:p>
    <w:p w14:paraId="43C7BF8D" w14:textId="378F8858" w:rsidR="00481E86" w:rsidRDefault="00240D79" w:rsidP="00883DB4">
      <w:pPr>
        <w:pStyle w:val="ParaC"/>
        <w:ind w:right="-180"/>
      </w:pPr>
      <w:r w:rsidRPr="007E39AB">
        <w:t>T</w:t>
      </w:r>
      <w:r w:rsidRPr="00883DB4">
        <w:rPr>
          <w:sz w:val="20"/>
        </w:rPr>
        <w:t>he transition will be part of the overlying horizon for this judging.</w:t>
      </w:r>
    </w:p>
    <w:p w14:paraId="7FD14E0F" w14:textId="60A93527" w:rsidR="00135680" w:rsidRPr="00EC51C5" w:rsidRDefault="00135680" w:rsidP="00DF04D6">
      <w:pPr>
        <w:pStyle w:val="ParaB"/>
        <w:ind w:right="-180"/>
      </w:pPr>
      <w:r w:rsidRPr="00EC51C5">
        <w:t xml:space="preserve">No horizon less than 8 cm thick will be described.  If a horizon less than 8 cm thick occurs, it should be combined with the adjacent horizon that is most similar for the depth measurement purposes.  When two horizons combine to a total thickness of 8 cm or more, the properties of the thicker horizon should be described.  If lamellae are encountered that are thinner than 8 cm, then the convention is to describe the </w:t>
      </w:r>
      <w:proofErr w:type="spellStart"/>
      <w:r w:rsidRPr="00EC51C5">
        <w:t>eluvial</w:t>
      </w:r>
      <w:proofErr w:type="spellEnd"/>
      <w:r w:rsidRPr="00EC51C5">
        <w:t xml:space="preserve"> and illuvial horizons as a unit (i.e., </w:t>
      </w:r>
      <w:proofErr w:type="spellStart"/>
      <w:r w:rsidRPr="00EC51C5">
        <w:t>E&amp;Bt</w:t>
      </w:r>
      <w:proofErr w:type="spellEnd"/>
      <w:r w:rsidRPr="00EC51C5">
        <w:t>) and the thickest horizon</w:t>
      </w:r>
      <w:r w:rsidR="00EC7C7C" w:rsidRPr="00EC51C5">
        <w:t>’s morphology</w:t>
      </w:r>
      <w:r w:rsidRPr="00EC51C5">
        <w:t xml:space="preserve"> would be described.</w:t>
      </w:r>
    </w:p>
    <w:p w14:paraId="48ECBD26" w14:textId="53F83D84" w:rsidR="007D1102" w:rsidRDefault="007D1102" w:rsidP="00DF04D6">
      <w:pPr>
        <w:pStyle w:val="ParaB"/>
        <w:ind w:right="-180"/>
      </w:pPr>
      <w:r>
        <w:rPr>
          <w:b/>
        </w:rPr>
        <w:lastRenderedPageBreak/>
        <w:t>Unconsolidated horizons and layers d</w:t>
      </w:r>
      <w:r w:rsidR="00481E86" w:rsidRPr="00883DB4">
        <w:rPr>
          <w:b/>
        </w:rPr>
        <w:t>epths</w:t>
      </w:r>
      <w:r w:rsidR="00481E86" w:rsidRPr="007E39AB">
        <w:rPr>
          <w:b/>
        </w:rPr>
        <w:t xml:space="preserve"> and </w:t>
      </w:r>
      <w:r w:rsidR="00481E86" w:rsidRPr="00883DB4">
        <w:rPr>
          <w:b/>
        </w:rPr>
        <w:t>interpretations:</w:t>
      </w:r>
      <w:r w:rsidR="00481E86">
        <w:t xml:space="preserve"> should the excavation not extend to a depth of 150 cm</w:t>
      </w:r>
      <w:r w:rsidR="00917714" w:rsidRPr="00EC51C5">
        <w:t xml:space="preserve"> the last horizon</w:t>
      </w:r>
      <w:r w:rsidR="00481E86">
        <w:t>, or unconsolidated layer (interpret this as all non-root restrictive layers or horizons)</w:t>
      </w:r>
      <w:r w:rsidR="00917714" w:rsidRPr="00EC51C5">
        <w:t xml:space="preserve"> should be </w:t>
      </w:r>
      <w:r w:rsidR="00481E86">
        <w:t>extrapolated</w:t>
      </w:r>
      <w:r w:rsidR="00917714" w:rsidRPr="00EC51C5">
        <w:t xml:space="preserve"> to 150 cm</w:t>
      </w:r>
      <w:r w:rsidR="00481E86">
        <w:t xml:space="preserve"> for interpretations</w:t>
      </w:r>
      <w:r w:rsidR="00917714" w:rsidRPr="00EC51C5">
        <w:t>.</w:t>
      </w:r>
      <w:r>
        <w:t xml:space="preserve"> </w:t>
      </w:r>
      <w:r w:rsidRPr="007D1102">
        <w:t xml:space="preserve">The last horizon </w:t>
      </w:r>
      <w:r>
        <w:t>depth</w:t>
      </w:r>
      <w:r w:rsidRPr="007D1102">
        <w:t xml:space="preserve"> should be the specified judging depth with </w:t>
      </w:r>
      <w:proofErr w:type="spellStart"/>
      <w:r w:rsidRPr="007D1102">
        <w:t>a</w:t>
      </w:r>
      <w:proofErr w:type="spellEnd"/>
      <w:r w:rsidRPr="007D1102">
        <w:t xml:space="preserve"> “+” added.  </w:t>
      </w:r>
    </w:p>
    <w:p w14:paraId="1F02F5FB" w14:textId="3D212549" w:rsidR="00917714" w:rsidRDefault="007D1102" w:rsidP="00883DB4">
      <w:pPr>
        <w:pStyle w:val="ParaC"/>
        <w:ind w:right="-180"/>
        <w:rPr>
          <w:b/>
        </w:rPr>
      </w:pPr>
      <w:r w:rsidRPr="007D1102">
        <w:t xml:space="preserve">Thus, if the pit </w:t>
      </w:r>
      <w:proofErr w:type="gramStart"/>
      <w:r w:rsidRPr="007D1102">
        <w:t>sign</w:t>
      </w:r>
      <w:proofErr w:type="gramEnd"/>
      <w:r w:rsidRPr="007D1102">
        <w:t xml:space="preserve"> states “Describe 5 horizons to a depth of 140 cm”, the fifth lower dep</w:t>
      </w:r>
      <w:r>
        <w:t>th designation should be “140+”.</w:t>
      </w:r>
    </w:p>
    <w:p w14:paraId="40BEA085" w14:textId="5B50E8BB" w:rsidR="00481E86" w:rsidRDefault="00917714" w:rsidP="00DF04D6">
      <w:pPr>
        <w:pStyle w:val="ParaB"/>
        <w:ind w:right="-180"/>
      </w:pPr>
      <w:r w:rsidRPr="00883DB4">
        <w:rPr>
          <w:b/>
        </w:rPr>
        <w:t>L</w:t>
      </w:r>
      <w:r w:rsidR="00135680" w:rsidRPr="00883DB4">
        <w:rPr>
          <w:b/>
        </w:rPr>
        <w:t xml:space="preserve">ithic </w:t>
      </w:r>
      <w:r w:rsidRPr="00883DB4">
        <w:rPr>
          <w:b/>
        </w:rPr>
        <w:t>c</w:t>
      </w:r>
      <w:r w:rsidR="00135680" w:rsidRPr="00883DB4">
        <w:rPr>
          <w:b/>
        </w:rPr>
        <w:t>ontact</w:t>
      </w:r>
      <w:r w:rsidRPr="00883DB4">
        <w:rPr>
          <w:b/>
        </w:rPr>
        <w:t>:</w:t>
      </w:r>
      <w:r w:rsidR="00135680" w:rsidRPr="00EC51C5">
        <w:t xml:space="preserve"> the </w:t>
      </w:r>
      <w:r>
        <w:t xml:space="preserve">upper </w:t>
      </w:r>
      <w:r w:rsidR="00135680" w:rsidRPr="00EC51C5">
        <w:t xml:space="preserve">contact should </w:t>
      </w:r>
      <w:r w:rsidR="003A2AAB" w:rsidRPr="00EC51C5">
        <w:t xml:space="preserve">be considered in evaluating hydraulic conductivity, effective soil depth, and </w:t>
      </w:r>
      <w:r w:rsidR="00EC7C7C" w:rsidRPr="00EC51C5">
        <w:t>water retention difference</w:t>
      </w:r>
      <w:r w:rsidR="007D1102">
        <w:t xml:space="preserve">. When a lithic contact is encountered </w:t>
      </w:r>
      <w:r w:rsidR="007D1102" w:rsidRPr="007D1102">
        <w:t>the “+” is dropped from the depth.</w:t>
      </w:r>
    </w:p>
    <w:p w14:paraId="1691D7BA" w14:textId="128F2A37" w:rsidR="003A2AAB" w:rsidRPr="00EC51C5" w:rsidRDefault="00481E86" w:rsidP="00DF04D6">
      <w:pPr>
        <w:pStyle w:val="ParaB"/>
        <w:ind w:right="-180"/>
      </w:pPr>
      <w:proofErr w:type="spellStart"/>
      <w:r w:rsidRPr="00883DB4">
        <w:rPr>
          <w:b/>
        </w:rPr>
        <w:t>P</w:t>
      </w:r>
      <w:r w:rsidR="00135680" w:rsidRPr="00883DB4">
        <w:rPr>
          <w:b/>
        </w:rPr>
        <w:t>aralithic</w:t>
      </w:r>
      <w:proofErr w:type="spellEnd"/>
      <w:r w:rsidR="00135680" w:rsidRPr="00883DB4">
        <w:rPr>
          <w:b/>
        </w:rPr>
        <w:t xml:space="preserve"> contact</w:t>
      </w:r>
      <w:r w:rsidRPr="00883DB4">
        <w:rPr>
          <w:b/>
        </w:rPr>
        <w:t>:</w:t>
      </w:r>
      <w:r w:rsidR="00135680" w:rsidRPr="00EC51C5">
        <w:t xml:space="preserve"> occurs within the specified depth, the contact should be considered as one of the horizons to be included in the description, and the appropriate horizon nomenclature should be applied (i.e.</w:t>
      </w:r>
      <w:r w:rsidR="003A2AAB" w:rsidRPr="00EC51C5">
        <w:t>,</w:t>
      </w:r>
      <w:r w:rsidR="00135680" w:rsidRPr="00EC51C5">
        <w:t xml:space="preserve"> Cr</w:t>
      </w:r>
      <w:r w:rsidR="003A2AAB" w:rsidRPr="00EC51C5">
        <w:t>).</w:t>
      </w:r>
      <w:r w:rsidR="007D1102">
        <w:t xml:space="preserve"> When a </w:t>
      </w:r>
      <w:proofErr w:type="spellStart"/>
      <w:r w:rsidR="007D1102">
        <w:t>paralithic</w:t>
      </w:r>
      <w:proofErr w:type="spellEnd"/>
      <w:r w:rsidR="007D1102">
        <w:t xml:space="preserve"> contact is encountered </w:t>
      </w:r>
      <w:r w:rsidR="007D1102" w:rsidRPr="007D1102">
        <w:t>the “+” is dropped from the depth.</w:t>
      </w:r>
    </w:p>
    <w:p w14:paraId="4BF792BD" w14:textId="6468250F" w:rsidR="000A6447" w:rsidRPr="00EC51C5" w:rsidRDefault="008A46A3" w:rsidP="00883DB4">
      <w:pPr>
        <w:pStyle w:val="H3"/>
        <w:ind w:right="-180"/>
      </w:pPr>
      <w:r w:rsidRPr="00EC51C5">
        <w:t xml:space="preserve">C. </w:t>
      </w:r>
      <w:r w:rsidR="00DB4681" w:rsidRPr="00EC51C5">
        <w:t>Boundary Distinctness (</w:t>
      </w:r>
      <w:proofErr w:type="spellStart"/>
      <w:r w:rsidR="002F7642" w:rsidRPr="00EC51C5">
        <w:t>Ch</w:t>
      </w:r>
      <w:r w:rsidR="003A2AAB" w:rsidRPr="00EC51C5">
        <w:t>p</w:t>
      </w:r>
      <w:r w:rsidR="002F7642" w:rsidRPr="00EC51C5">
        <w:t>t</w:t>
      </w:r>
      <w:proofErr w:type="spellEnd"/>
      <w:r w:rsidR="002F7642" w:rsidRPr="00EC51C5">
        <w:t>.</w:t>
      </w:r>
      <w:r w:rsidR="00207F87" w:rsidRPr="00EC51C5">
        <w:t xml:space="preserve"> 3, </w:t>
      </w:r>
      <w:r w:rsidR="008C1D89" w:rsidRPr="00EC51C5">
        <w:t>Boundaries of Horizons and Layers,</w:t>
      </w:r>
      <w:r w:rsidR="00207F87" w:rsidRPr="00EC51C5">
        <w:t xml:space="preserve"> Soil Survey Manual</w:t>
      </w:r>
      <w:r w:rsidR="008C1D89" w:rsidRPr="00EC51C5">
        <w:t>; 1993</w:t>
      </w:r>
      <w:r w:rsidR="00DB4681" w:rsidRPr="00EC51C5">
        <w:t>)</w:t>
      </w:r>
    </w:p>
    <w:p w14:paraId="683AB1A7" w14:textId="77777777" w:rsidR="008C1D89" w:rsidRPr="00EC51C5" w:rsidRDefault="008C1D89" w:rsidP="00DF04D6">
      <w:pPr>
        <w:pStyle w:val="ParaB"/>
        <w:ind w:right="-180"/>
      </w:pPr>
      <w:r w:rsidRPr="00EC51C5">
        <w:t>“A boundary is a surface or transitional layer between two adjoining horizons or layers. Most boundaries are zones of transition rather than sharp lines of division. Boundaries vary in distinctness and in topography.</w:t>
      </w:r>
    </w:p>
    <w:p w14:paraId="6F4A23DC" w14:textId="03C72EE2" w:rsidR="003A2AAB" w:rsidRPr="00EC51C5" w:rsidRDefault="008C1D89" w:rsidP="00883DB4">
      <w:pPr>
        <w:pStyle w:val="ParaB"/>
        <w:ind w:right="-180"/>
      </w:pPr>
      <w:r w:rsidRPr="00EC51C5">
        <w:t>“</w:t>
      </w:r>
      <w:r w:rsidR="00E51688" w:rsidRPr="00EC51C5">
        <w:t xml:space="preserve">Distinctness refers to the thickness of the zone within which the </w:t>
      </w:r>
      <w:r w:rsidR="00EC7C7C" w:rsidRPr="00EC51C5">
        <w:t xml:space="preserve">horizon </w:t>
      </w:r>
      <w:r w:rsidR="00E51688" w:rsidRPr="00EC51C5">
        <w:t xml:space="preserve">boundary can be located.  </w:t>
      </w:r>
      <w:r w:rsidR="000A6447" w:rsidRPr="00EC51C5">
        <w:t xml:space="preserve">The </w:t>
      </w:r>
      <w:r w:rsidR="00E51688" w:rsidRPr="00EC51C5">
        <w:t>distinctness of a boundary depends partly on the degree of con</w:t>
      </w:r>
      <w:r w:rsidR="00EC7C7C" w:rsidRPr="00EC51C5">
        <w:t>trast between the adjacent horizons</w:t>
      </w:r>
      <w:r w:rsidR="00E51688" w:rsidRPr="00EC51C5">
        <w:t xml:space="preserve"> and partly on the thickness of the transitional zone between them. </w:t>
      </w:r>
    </w:p>
    <w:p w14:paraId="7F96C79D" w14:textId="163C349C" w:rsidR="0029557D" w:rsidRPr="0042493C" w:rsidRDefault="0029557D">
      <w:pPr>
        <w:pStyle w:val="TableTitle"/>
      </w:pPr>
      <w:r>
        <w:t>Table</w:t>
      </w:r>
      <w:r w:rsidR="00A448BE">
        <w:t xml:space="preserve"> 3.  B</w:t>
      </w:r>
      <w:r>
        <w:t>oundary distinctness with ranges of allowable grading tolerances.</w:t>
      </w:r>
      <w:r w:rsidR="009139EB">
        <w:t xml:space="preserve"> Acceptable abbreviation</w:t>
      </w:r>
      <w:r w:rsidR="004F03E7">
        <w:t>s</w:t>
      </w:r>
      <w:r w:rsidR="009139EB">
        <w:t xml:space="preserve"> </w:t>
      </w:r>
      <w:r w:rsidR="00D33AA5">
        <w:t xml:space="preserve">are </w:t>
      </w:r>
      <w:r w:rsidR="009139EB">
        <w:t>in parenthesis</w:t>
      </w:r>
      <w:r w:rsidR="004F03E7">
        <w:t xml:space="preserve"> after the distinctness class name</w:t>
      </w:r>
      <w:r w:rsidR="009139EB">
        <w:t>.</w:t>
      </w:r>
    </w:p>
    <w:p w14:paraId="5674DDED" w14:textId="1566FA02" w:rsidR="0029557D" w:rsidRPr="00883DB4" w:rsidRDefault="0029557D" w:rsidP="00883DB4">
      <w:pPr>
        <w:pStyle w:val="ListParagraph"/>
        <w:ind w:right="-180"/>
        <w:rPr>
          <w:u w:val="single"/>
        </w:rPr>
      </w:pPr>
      <w:r w:rsidRPr="00883DB4">
        <w:rPr>
          <w:u w:val="single"/>
        </w:rPr>
        <w:t>Distinctness class name</w:t>
      </w:r>
      <w:r w:rsidRPr="00883DB4">
        <w:rPr>
          <w:u w:val="single"/>
        </w:rPr>
        <w:tab/>
        <w:t>Distinctness class</w:t>
      </w:r>
      <w:r w:rsidRPr="00883DB4">
        <w:rPr>
          <w:u w:val="single"/>
        </w:rPr>
        <w:tab/>
        <w:t>Range for grading</w:t>
      </w:r>
    </w:p>
    <w:p w14:paraId="5C72ABBB" w14:textId="4AB3FBD4" w:rsidR="0029557D" w:rsidRPr="00256DD0" w:rsidRDefault="0029557D" w:rsidP="00883DB4">
      <w:pPr>
        <w:pStyle w:val="ListParagraph"/>
        <w:ind w:right="-180"/>
      </w:pPr>
      <w:r w:rsidRPr="007E39AB">
        <w:t>A</w:t>
      </w:r>
      <w:r w:rsidRPr="00256DD0">
        <w:t>brupt (A)</w:t>
      </w:r>
      <w:r w:rsidRPr="00256DD0">
        <w:tab/>
        <w:t>&lt; 2</w:t>
      </w:r>
      <w:r w:rsidR="00127D53" w:rsidRPr="00256DD0">
        <w:t xml:space="preserve"> c</w:t>
      </w:r>
      <w:r w:rsidRPr="00256DD0">
        <w:t>m thick</w:t>
      </w:r>
      <w:r w:rsidRPr="00256DD0">
        <w:tab/>
        <w:t>± 1 cm</w:t>
      </w:r>
    </w:p>
    <w:p w14:paraId="36330E95" w14:textId="01D2752A" w:rsidR="0029557D" w:rsidRPr="00256DD0" w:rsidRDefault="0029557D" w:rsidP="00883DB4">
      <w:pPr>
        <w:pStyle w:val="ListParagraph"/>
        <w:ind w:right="-180"/>
      </w:pPr>
      <w:r w:rsidRPr="00256DD0">
        <w:t>Clear (C)</w:t>
      </w:r>
      <w:r w:rsidRPr="00256DD0">
        <w:tab/>
        <w:t>2-5 cm thick</w:t>
      </w:r>
      <w:r w:rsidRPr="00256DD0">
        <w:tab/>
        <w:t>± 3 cm</w:t>
      </w:r>
    </w:p>
    <w:p w14:paraId="5FC34850" w14:textId="5C5C613A" w:rsidR="0029557D" w:rsidRPr="00256DD0" w:rsidRDefault="0029557D" w:rsidP="00883DB4">
      <w:pPr>
        <w:pStyle w:val="ListParagraph"/>
        <w:ind w:right="-180"/>
      </w:pPr>
      <w:r w:rsidRPr="00256DD0">
        <w:t>Gradual (G)</w:t>
      </w:r>
      <w:r w:rsidRPr="00256DD0">
        <w:tab/>
        <w:t>5-15 cm thick</w:t>
      </w:r>
      <w:r w:rsidRPr="00256DD0">
        <w:tab/>
        <w:t>± 8 cm</w:t>
      </w:r>
    </w:p>
    <w:p w14:paraId="3196C1D5" w14:textId="5BA0F8C5" w:rsidR="0029557D" w:rsidRPr="00752378" w:rsidRDefault="0029557D" w:rsidP="00883DB4">
      <w:pPr>
        <w:pStyle w:val="ListParagraph"/>
        <w:ind w:right="-180"/>
      </w:pPr>
      <w:r w:rsidRPr="00245477">
        <w:t>Diffuse (D)</w:t>
      </w:r>
      <w:r w:rsidRPr="00245477">
        <w:tab/>
      </w:r>
      <w:r w:rsidR="00D33AA5" w:rsidRPr="00724DF1">
        <w:t>&gt; 15 cm thick</w:t>
      </w:r>
      <w:r w:rsidR="00D33AA5" w:rsidRPr="00724DF1">
        <w:tab/>
        <w:t>± 15 cm</w:t>
      </w:r>
    </w:p>
    <w:p w14:paraId="24264F1D" w14:textId="6AB9AAC7" w:rsidR="00E071E8" w:rsidRPr="00EC51C5" w:rsidRDefault="008C1D89" w:rsidP="00DF04D6">
      <w:pPr>
        <w:pStyle w:val="TableFootnote"/>
        <w:ind w:right="-180"/>
      </w:pPr>
      <w:r w:rsidRPr="00EC51C5">
        <w:t>The boundary distinctness of the deepest horizon will not be described and should be left blank or with a dash (-) recorded in the cell.</w:t>
      </w:r>
    </w:p>
    <w:p w14:paraId="7FE1132E" w14:textId="08D001D2" w:rsidR="008C1D89" w:rsidRPr="00752378" w:rsidRDefault="00BF2806" w:rsidP="00883DB4">
      <w:pPr>
        <w:pStyle w:val="ParaC"/>
      </w:pPr>
      <w:r w:rsidRPr="00A9544C">
        <w:t xml:space="preserve">Boundary </w:t>
      </w:r>
      <w:r w:rsidR="008C1D89" w:rsidRPr="00752378">
        <w:t xml:space="preserve">topography will not be described for this contest.  </w:t>
      </w:r>
      <w:r w:rsidR="00904D75" w:rsidRPr="00EC51C5">
        <w:t xml:space="preserve">Be sure to use </w:t>
      </w:r>
      <w:r w:rsidR="00904D75" w:rsidRPr="0011353A">
        <w:t xml:space="preserve">horizon and layer </w:t>
      </w:r>
      <w:r w:rsidR="00904D75" w:rsidRPr="001C3EEE">
        <w:t xml:space="preserve">depths measured at the restricted area of the pit wall since </w:t>
      </w:r>
      <w:r w:rsidR="00904D75" w:rsidRPr="008936B2">
        <w:t>wavy</w:t>
      </w:r>
      <w:r w:rsidR="00904D75" w:rsidRPr="00AF3739">
        <w:t xml:space="preserve"> and irregular boundaries may exist. </w:t>
      </w:r>
      <w:r w:rsidR="00D33AA5">
        <w:t>Where wavy or irregular boundaries exist in restricted area the median of the maximum and minimum is the official depth.</w:t>
      </w:r>
    </w:p>
    <w:p w14:paraId="147EBB7B" w14:textId="5AFF425E" w:rsidR="008A46A3" w:rsidRPr="00AF3739" w:rsidRDefault="002F7642" w:rsidP="00883DB4">
      <w:pPr>
        <w:pStyle w:val="H3"/>
        <w:ind w:right="-180"/>
      </w:pPr>
      <w:r w:rsidRPr="00EC51C5">
        <w:t>D. Clay Percentage, Coarse Fragments, and Texture (</w:t>
      </w:r>
      <w:proofErr w:type="spellStart"/>
      <w:r w:rsidRPr="00EC51C5">
        <w:t>Ch</w:t>
      </w:r>
      <w:r w:rsidR="0039623D" w:rsidRPr="0011353A">
        <w:t>p</w:t>
      </w:r>
      <w:r w:rsidRPr="001C3EEE">
        <w:t>t</w:t>
      </w:r>
      <w:proofErr w:type="spellEnd"/>
      <w:r w:rsidRPr="001C3EEE">
        <w:t>.</w:t>
      </w:r>
      <w:r w:rsidR="008A46A3" w:rsidRPr="008936B2">
        <w:t xml:space="preserve"> 3,</w:t>
      </w:r>
      <w:r w:rsidR="008A46A3" w:rsidRPr="00AF3739">
        <w:t xml:space="preserve"> Soil Survey Manual)</w:t>
      </w:r>
    </w:p>
    <w:p w14:paraId="5CEB08EA" w14:textId="0DA1ED83" w:rsidR="00CB6747" w:rsidRPr="00EC51C5" w:rsidRDefault="00A12EBF" w:rsidP="00883DB4">
      <w:pPr>
        <w:pStyle w:val="ParaB"/>
        <w:ind w:right="-180"/>
      </w:pPr>
      <w:r w:rsidRPr="00883DB4">
        <w:rPr>
          <w:b/>
        </w:rPr>
        <w:t>C</w:t>
      </w:r>
      <w:r w:rsidR="00CB6747" w:rsidRPr="00883DB4">
        <w:rPr>
          <w:b/>
        </w:rPr>
        <w:t>lay content</w:t>
      </w:r>
      <w:r w:rsidRPr="00883DB4">
        <w:rPr>
          <w:b/>
        </w:rPr>
        <w:t>:</w:t>
      </w:r>
      <w:r w:rsidR="00CB6747" w:rsidRPr="00AF3739">
        <w:t xml:space="preserve"> as a weight percentage of the soil fines should be </w:t>
      </w:r>
      <w:r w:rsidR="002E589B" w:rsidRPr="00AF3739">
        <w:t>recorded in the “Clay%” column</w:t>
      </w:r>
      <w:r w:rsidR="00CB6747" w:rsidRPr="00EC51C5">
        <w:t>.  A scaled range for correct answers compared to values estimated by the judges will be used according to</w:t>
      </w:r>
      <w:r w:rsidR="004A2DB7" w:rsidRPr="00EC51C5">
        <w:t xml:space="preserve"> the following</w:t>
      </w:r>
      <w:r w:rsidR="00CB6747" w:rsidRPr="00EC51C5">
        <w:t>:</w:t>
      </w:r>
    </w:p>
    <w:p w14:paraId="3FC1F1CB" w14:textId="2DAD0D63" w:rsidR="00CB6747" w:rsidRPr="00EC51C5" w:rsidRDefault="002B2E29" w:rsidP="00883DB4">
      <w:pPr>
        <w:pStyle w:val="TableTitle"/>
      </w:pPr>
      <w:r>
        <w:t>Table 4. Allowed range deviation for contest judging.</w:t>
      </w:r>
    </w:p>
    <w:p w14:paraId="0E65CB18" w14:textId="18217A82" w:rsidR="00CB6747" w:rsidRPr="00604A79" w:rsidRDefault="002E589B" w:rsidP="00883DB4">
      <w:pPr>
        <w:tabs>
          <w:tab w:val="center" w:pos="2790"/>
          <w:tab w:val="center" w:pos="7200"/>
        </w:tabs>
        <w:ind w:left="720" w:right="-180"/>
        <w:rPr>
          <w:u w:val="single"/>
        </w:rPr>
      </w:pPr>
      <w:r w:rsidRPr="00604A79">
        <w:rPr>
          <w:u w:val="single"/>
        </w:rPr>
        <w:t>Actual %</w:t>
      </w:r>
      <w:r w:rsidRPr="00604A79">
        <w:rPr>
          <w:u w:val="single"/>
        </w:rPr>
        <w:tab/>
        <w:t>Allowed D</w:t>
      </w:r>
      <w:r w:rsidR="00CB6747" w:rsidRPr="00604A79">
        <w:rPr>
          <w:u w:val="single"/>
        </w:rPr>
        <w:t>eviation</w:t>
      </w:r>
      <w:r w:rsidR="002B2E29" w:rsidRPr="00604A79">
        <w:rPr>
          <w:u w:val="single"/>
        </w:rPr>
        <w:t xml:space="preserve"> %</w:t>
      </w:r>
    </w:p>
    <w:p w14:paraId="722D2318" w14:textId="6BAE2F12" w:rsidR="00CB6747" w:rsidRPr="00604A79" w:rsidRDefault="00CB6747" w:rsidP="00883DB4">
      <w:pPr>
        <w:tabs>
          <w:tab w:val="center" w:pos="2790"/>
          <w:tab w:val="center" w:pos="7200"/>
        </w:tabs>
        <w:ind w:left="720" w:right="-180"/>
      </w:pPr>
      <w:r w:rsidRPr="00604A79">
        <w:t>&lt;</w:t>
      </w:r>
      <w:r w:rsidR="004A2DB7" w:rsidRPr="00604A79">
        <w:t xml:space="preserve"> </w:t>
      </w:r>
      <w:r w:rsidRPr="00604A79">
        <w:t xml:space="preserve">20 </w:t>
      </w:r>
      <w:r w:rsidRPr="00604A79">
        <w:tab/>
        <w:t>+/- 2</w:t>
      </w:r>
    </w:p>
    <w:p w14:paraId="48A84595" w14:textId="1450AB98" w:rsidR="00CB6747" w:rsidRPr="00604A79" w:rsidRDefault="004042B1" w:rsidP="00883DB4">
      <w:pPr>
        <w:tabs>
          <w:tab w:val="center" w:pos="2790"/>
          <w:tab w:val="center" w:pos="7200"/>
        </w:tabs>
        <w:ind w:left="720" w:right="-180"/>
      </w:pPr>
      <w:r w:rsidRPr="00604A79">
        <w:t>20 to</w:t>
      </w:r>
      <w:r w:rsidR="002B2E29" w:rsidRPr="00604A79">
        <w:t xml:space="preserve"> 40</w:t>
      </w:r>
      <w:r w:rsidR="00CB6747" w:rsidRPr="00604A79">
        <w:tab/>
        <w:t>+/- 3</w:t>
      </w:r>
    </w:p>
    <w:p w14:paraId="701E5421" w14:textId="175B057B" w:rsidR="00CB6747" w:rsidRPr="00752378" w:rsidRDefault="002E589B" w:rsidP="00883DB4">
      <w:pPr>
        <w:tabs>
          <w:tab w:val="center" w:pos="2790"/>
          <w:tab w:val="center" w:pos="7200"/>
        </w:tabs>
        <w:ind w:left="720" w:right="-180"/>
      </w:pPr>
      <w:r w:rsidRPr="00604A79">
        <w:t xml:space="preserve">&gt; </w:t>
      </w:r>
      <w:r w:rsidR="00CB6747" w:rsidRPr="00604A79">
        <w:t>40</w:t>
      </w:r>
      <w:r w:rsidR="00CB6747" w:rsidRPr="00604A79">
        <w:tab/>
        <w:t>+/- 4</w:t>
      </w:r>
    </w:p>
    <w:p w14:paraId="4461EF91" w14:textId="46337B0A" w:rsidR="00A12EBF" w:rsidRDefault="00CB6747" w:rsidP="00DF04D6">
      <w:pPr>
        <w:pStyle w:val="ParaB"/>
        <w:ind w:right="-180"/>
      </w:pPr>
      <w:r w:rsidRPr="00EC51C5">
        <w:lastRenderedPageBreak/>
        <w:t xml:space="preserve">The textural class and % clay for each horizon will be determined </w:t>
      </w:r>
      <w:r w:rsidR="004A2DB7" w:rsidRPr="00EC51C5">
        <w:t xml:space="preserve">by the judges and supported by </w:t>
      </w:r>
      <w:r w:rsidRPr="00EC51C5">
        <w:t>laboratory data</w:t>
      </w:r>
      <w:r w:rsidR="004A2DB7" w:rsidRPr="00EC51C5">
        <w:t>.  Soil textural</w:t>
      </w:r>
      <w:r w:rsidRPr="00EC51C5">
        <w:t xml:space="preserve"> classes as defined in </w:t>
      </w:r>
      <w:r w:rsidR="004D5D89">
        <w:t xml:space="preserve">the Soil Survey Manual </w:t>
      </w:r>
      <w:r w:rsidRPr="00EC51C5">
        <w:t xml:space="preserve">Chapter 3 </w:t>
      </w:r>
      <w:r w:rsidR="004D5D89">
        <w:t xml:space="preserve">(1993) </w:t>
      </w:r>
      <w:r w:rsidRPr="00EC51C5">
        <w:t>and their official abbreviations (supplied to contestants as</w:t>
      </w:r>
      <w:r w:rsidR="00472671" w:rsidRPr="00EC51C5">
        <w:t xml:space="preserve"> part of</w:t>
      </w:r>
      <w:r w:rsidRPr="00EC51C5">
        <w:t xml:space="preserve"> Attachment</w:t>
      </w:r>
      <w:r w:rsidR="00472671" w:rsidRPr="00EC51C5">
        <w:t>s 1</w:t>
      </w:r>
      <w:r w:rsidRPr="00EC51C5">
        <w:t xml:space="preserve"> </w:t>
      </w:r>
      <w:r w:rsidR="00472671" w:rsidRPr="00EC51C5">
        <w:t xml:space="preserve">and </w:t>
      </w:r>
      <w:r w:rsidRPr="00EC51C5">
        <w:t xml:space="preserve">2) </w:t>
      </w:r>
      <w:r w:rsidR="004D5D89">
        <w:t>are to</w:t>
      </w:r>
      <w:r w:rsidR="004D5D89" w:rsidRPr="00EC51C5">
        <w:t xml:space="preserve"> </w:t>
      </w:r>
      <w:r w:rsidRPr="00EC51C5">
        <w:t>be used.  Deviation from standard nomenclature will</w:t>
      </w:r>
      <w:r w:rsidR="00472671" w:rsidRPr="00EC51C5">
        <w:t xml:space="preserve"> be incorrect (i.e., sandy silt or</w:t>
      </w:r>
      <w:r w:rsidRPr="00EC51C5">
        <w:t xml:space="preserve"> silty loam). </w:t>
      </w:r>
      <w:r w:rsidR="00A12EBF">
        <w:t xml:space="preserve"> </w:t>
      </w:r>
    </w:p>
    <w:p w14:paraId="2DFDB9BA" w14:textId="72FCFBB3" w:rsidR="00CB6747" w:rsidRPr="00EC51C5" w:rsidRDefault="00A12EBF" w:rsidP="00883DB4">
      <w:pPr>
        <w:pStyle w:val="ParaC"/>
        <w:ind w:right="-180"/>
      </w:pPr>
      <w:r w:rsidRPr="00EC51C5">
        <w:t xml:space="preserve">Credit for sand, loamy sand, and sandy loam textures will NOT be given if sand modifiers are required </w:t>
      </w:r>
      <w:r>
        <w:t>and not provided</w:t>
      </w:r>
      <w:r w:rsidRPr="00EC51C5">
        <w:t xml:space="preserve"> (i.e</w:t>
      </w:r>
      <w:del w:id="0" w:author="Donald McGahan" w:date="2016-07-06T11:58:00Z">
        <w:r w:rsidRPr="00EC51C5" w:rsidDel="00CE0AEA">
          <w:delText>.</w:delText>
        </w:r>
      </w:del>
      <w:r w:rsidRPr="00EC51C5">
        <w:t>. very fine, fine, coarse, or very coarse).</w:t>
      </w:r>
    </w:p>
    <w:p w14:paraId="7F95FC40" w14:textId="462185C6" w:rsidR="00CB6747" w:rsidRPr="00EC51C5" w:rsidRDefault="007C3D62" w:rsidP="00DF04D6">
      <w:pPr>
        <w:pStyle w:val="ParaB"/>
        <w:ind w:right="-180"/>
      </w:pPr>
      <w:r w:rsidRPr="00883DB4">
        <w:rPr>
          <w:b/>
        </w:rPr>
        <w:t>Textural class:</w:t>
      </w:r>
      <w:r w:rsidRPr="00EC51C5">
        <w:t xml:space="preserve"> record in the “Class” column.</w:t>
      </w:r>
    </w:p>
    <w:p w14:paraId="37FB1A16" w14:textId="53F41434" w:rsidR="00CB6747" w:rsidRPr="00EC51C5" w:rsidRDefault="00CB6747" w:rsidP="00DF04D6">
      <w:pPr>
        <w:pStyle w:val="ParaB"/>
        <w:ind w:right="-180"/>
      </w:pPr>
      <w:r w:rsidRPr="00883DB4">
        <w:rPr>
          <w:b/>
        </w:rPr>
        <w:t>Coarse fragment</w:t>
      </w:r>
      <w:r w:rsidR="00886F02" w:rsidRPr="00883DB4">
        <w:rPr>
          <w:b/>
        </w:rPr>
        <w:t>s:</w:t>
      </w:r>
      <w:r w:rsidRPr="00EC51C5">
        <w:t xml:space="preserve"> </w:t>
      </w:r>
      <w:r w:rsidR="00886F02">
        <w:t xml:space="preserve">use the appropriate </w:t>
      </w:r>
      <w:r w:rsidR="00B1160A">
        <w:t xml:space="preserve">coarse fragment </w:t>
      </w:r>
      <w:r w:rsidRPr="00EC51C5">
        <w:t>modifiers</w:t>
      </w:r>
      <w:r w:rsidR="00186EDF">
        <w:t xml:space="preserve"> according to T</w:t>
      </w:r>
      <w:r w:rsidR="00B1160A">
        <w:t>able 5</w:t>
      </w:r>
      <w:r w:rsidR="00186EDF">
        <w:t xml:space="preserve"> when adequate volumes are observed</w:t>
      </w:r>
      <w:r w:rsidR="00B1160A">
        <w:t>. Abbreviations provided in Attachment 1 are acceptable substitutes for the proper modifier. Misspelled modifiers are not awarded points.</w:t>
      </w:r>
    </w:p>
    <w:p w14:paraId="37249B21" w14:textId="17D40AE1" w:rsidR="00CB6747" w:rsidRPr="00EC51C5" w:rsidRDefault="00C01BFA" w:rsidP="00883DB4">
      <w:pPr>
        <w:pStyle w:val="TableTitle"/>
      </w:pPr>
      <w:r>
        <w:t>Table</w:t>
      </w:r>
      <w:r w:rsidR="00886F02">
        <w:t xml:space="preserve"> </w:t>
      </w:r>
      <w:r>
        <w:t>5</w:t>
      </w:r>
      <w:r w:rsidR="00886F02">
        <w:t>. The course fragment modifiers are applied using the following volumes. These are volumes of course fraction in the volume of soil.</w:t>
      </w:r>
    </w:p>
    <w:p w14:paraId="1260125D" w14:textId="22B8A37C" w:rsidR="00CB6747" w:rsidRPr="00604A79" w:rsidRDefault="00074B60" w:rsidP="00883DB4">
      <w:pPr>
        <w:tabs>
          <w:tab w:val="center" w:pos="1440"/>
          <w:tab w:val="center" w:pos="2970"/>
        </w:tabs>
        <w:ind w:left="720" w:right="-180"/>
        <w:rPr>
          <w:u w:val="single"/>
        </w:rPr>
      </w:pPr>
      <w:r w:rsidRPr="00604A79">
        <w:rPr>
          <w:u w:val="single"/>
        </w:rPr>
        <w:tab/>
      </w:r>
      <w:r w:rsidR="00CB6747" w:rsidRPr="00604A79">
        <w:rPr>
          <w:u w:val="single"/>
        </w:rPr>
        <w:t>Coarse fr</w:t>
      </w:r>
      <w:r w:rsidR="00886F02" w:rsidRPr="00604A79">
        <w:rPr>
          <w:u w:val="single"/>
        </w:rPr>
        <w:t>action</w:t>
      </w:r>
      <w:r w:rsidR="00CB6747" w:rsidRPr="00604A79">
        <w:rPr>
          <w:u w:val="single"/>
        </w:rPr>
        <w:tab/>
        <w:t>Modifier</w:t>
      </w:r>
      <w:r w:rsidRPr="00883DB4">
        <w:t xml:space="preserve"> </w:t>
      </w:r>
    </w:p>
    <w:p w14:paraId="0AAD374E" w14:textId="1BFEFDF4" w:rsidR="00CB6747" w:rsidRPr="00604A79" w:rsidRDefault="00074B60" w:rsidP="00883DB4">
      <w:pPr>
        <w:tabs>
          <w:tab w:val="center" w:pos="1440"/>
          <w:tab w:val="center" w:pos="2970"/>
        </w:tabs>
        <w:ind w:left="720" w:right="-180"/>
      </w:pPr>
      <w:r w:rsidRPr="00604A79">
        <w:tab/>
      </w:r>
      <w:r w:rsidR="00CB6747" w:rsidRPr="00604A79">
        <w:t>&lt;</w:t>
      </w:r>
      <w:r w:rsidR="00472671" w:rsidRPr="00604A79">
        <w:t xml:space="preserve"> </w:t>
      </w:r>
      <w:r w:rsidR="00CB6747" w:rsidRPr="00604A79">
        <w:t>15%</w:t>
      </w:r>
      <w:r w:rsidR="00CB6747" w:rsidRPr="00604A79">
        <w:tab/>
        <w:t>none needed</w:t>
      </w:r>
    </w:p>
    <w:p w14:paraId="322F63AF" w14:textId="236AF04E" w:rsidR="00CB6747" w:rsidRPr="00604A79" w:rsidRDefault="00074B60" w:rsidP="00883DB4">
      <w:pPr>
        <w:tabs>
          <w:tab w:val="center" w:pos="1440"/>
          <w:tab w:val="center" w:pos="2970"/>
        </w:tabs>
        <w:ind w:left="720" w:right="-180"/>
      </w:pPr>
      <w:r w:rsidRPr="00604A79">
        <w:tab/>
      </w:r>
      <w:r w:rsidR="00CB6747" w:rsidRPr="00604A79">
        <w:t>15-34%</w:t>
      </w:r>
      <w:r w:rsidR="00CB6747" w:rsidRPr="00604A79">
        <w:tab/>
      </w:r>
      <w:r w:rsidR="00B1160A" w:rsidRPr="00604A79">
        <w:t>modifier</w:t>
      </w:r>
    </w:p>
    <w:p w14:paraId="5F0FFAD4" w14:textId="645914C3" w:rsidR="00CB6747" w:rsidRPr="00604A79" w:rsidRDefault="00074B60" w:rsidP="00883DB4">
      <w:pPr>
        <w:tabs>
          <w:tab w:val="center" w:pos="1440"/>
          <w:tab w:val="center" w:pos="2970"/>
        </w:tabs>
        <w:ind w:left="720" w:right="-180"/>
      </w:pPr>
      <w:r w:rsidRPr="00604A79">
        <w:tab/>
      </w:r>
      <w:r w:rsidR="00CB6747" w:rsidRPr="00604A79">
        <w:t>35-60%</w:t>
      </w:r>
      <w:r w:rsidR="00472671" w:rsidRPr="00604A79">
        <w:tab/>
      </w:r>
      <w:r w:rsidR="00CB6747" w:rsidRPr="00604A79">
        <w:t xml:space="preserve">very </w:t>
      </w:r>
      <w:r w:rsidR="005F08D0" w:rsidRPr="00604A79">
        <w:t>modifier</w:t>
      </w:r>
    </w:p>
    <w:p w14:paraId="0EFCF2D9" w14:textId="1BE81F16" w:rsidR="003446C7" w:rsidRPr="00604A79" w:rsidRDefault="00074B60" w:rsidP="00883DB4">
      <w:pPr>
        <w:tabs>
          <w:tab w:val="center" w:pos="1440"/>
          <w:tab w:val="center" w:pos="2970"/>
        </w:tabs>
        <w:ind w:left="720" w:right="-180"/>
      </w:pPr>
      <w:r w:rsidRPr="00604A79">
        <w:tab/>
      </w:r>
      <w:r w:rsidR="00CB6747" w:rsidRPr="00604A79">
        <w:t>&gt;</w:t>
      </w:r>
      <w:r w:rsidR="00472671" w:rsidRPr="00604A79">
        <w:t xml:space="preserve"> </w:t>
      </w:r>
      <w:r w:rsidR="00CB6747" w:rsidRPr="00604A79">
        <w:t>60%</w:t>
      </w:r>
      <w:r w:rsidR="00472671" w:rsidRPr="00604A79">
        <w:tab/>
      </w:r>
      <w:r w:rsidR="00CB6747" w:rsidRPr="00604A79">
        <w:t xml:space="preserve">extremely </w:t>
      </w:r>
      <w:r w:rsidR="005F08D0" w:rsidRPr="00604A79">
        <w:t>modifier</w:t>
      </w:r>
    </w:p>
    <w:p w14:paraId="402E8F7D" w14:textId="661A3F75" w:rsidR="003446C7" w:rsidRPr="00EC51C5" w:rsidRDefault="003446C7" w:rsidP="00DF04D6">
      <w:pPr>
        <w:pStyle w:val="ParaB"/>
        <w:ind w:right="-180"/>
      </w:pPr>
      <w:r w:rsidRPr="00EC51C5">
        <w:t xml:space="preserve">For this </w:t>
      </w:r>
      <w:del w:id="1" w:author="Donald McGahan" w:date="2016-07-06T11:58:00Z">
        <w:r w:rsidRPr="00EC51C5" w:rsidDel="00CE0AEA">
          <w:delText>purpose</w:delText>
        </w:r>
      </w:del>
      <w:ins w:id="2" w:author="Donald McGahan" w:date="2016-07-06T11:58:00Z">
        <w:r w:rsidR="00CE0AEA" w:rsidRPr="00EC51C5">
          <w:t>purpose,</w:t>
        </w:r>
      </w:ins>
      <w:r w:rsidRPr="00EC51C5">
        <w:t xml:space="preserve"> </w:t>
      </w:r>
      <w:bookmarkStart w:id="3" w:name="_GoBack"/>
      <w:bookmarkEnd w:id="3"/>
      <w:r w:rsidRPr="00EC51C5">
        <w:t>the terms “gravel” and “cobble” are defined as below:</w:t>
      </w:r>
    </w:p>
    <w:p w14:paraId="57DF0518" w14:textId="15B57AC2" w:rsidR="00604A79" w:rsidRPr="00EC51C5" w:rsidRDefault="003446C7" w:rsidP="00DF04D6">
      <w:pPr>
        <w:pStyle w:val="ParaB"/>
        <w:ind w:right="-180"/>
      </w:pPr>
      <w:r w:rsidRPr="00EC51C5">
        <w:t>“Gravel” –</w:t>
      </w:r>
      <w:r w:rsidR="005F08D0">
        <w:t xml:space="preserve"> a fragment </w:t>
      </w:r>
      <w:r w:rsidRPr="00EC51C5">
        <w:t>2-75 mm diameter</w:t>
      </w:r>
      <w:r w:rsidR="00D05209">
        <w:t xml:space="preserve">; </w:t>
      </w:r>
      <w:r w:rsidRPr="00EC51C5">
        <w:t>any lithology and shape</w:t>
      </w:r>
      <w:r w:rsidR="00256DD0">
        <w:t>; a</w:t>
      </w:r>
      <w:r w:rsidR="00CD5A1A">
        <w:t>s a modifier – gravelly.</w:t>
      </w:r>
    </w:p>
    <w:p w14:paraId="403F6C58" w14:textId="791E434A" w:rsidR="003446C7" w:rsidRDefault="003446C7" w:rsidP="00DF04D6">
      <w:pPr>
        <w:pStyle w:val="ParaB"/>
        <w:ind w:right="-180"/>
      </w:pPr>
      <w:r w:rsidRPr="00EC51C5">
        <w:t xml:space="preserve">“Cobble” </w:t>
      </w:r>
      <w:r w:rsidR="00D05209" w:rsidRPr="00EC51C5">
        <w:t>–</w:t>
      </w:r>
      <w:r w:rsidR="00D05209">
        <w:t xml:space="preserve"> a</w:t>
      </w:r>
      <w:r w:rsidR="005F08D0">
        <w:t xml:space="preserve"> fragment </w:t>
      </w:r>
      <w:r w:rsidR="00D05209">
        <w:t>75 to 250</w:t>
      </w:r>
      <w:r w:rsidR="00CD5A1A" w:rsidRPr="00EC51C5">
        <w:t xml:space="preserve"> mm diameter</w:t>
      </w:r>
      <w:r w:rsidR="00D05209">
        <w:t>;</w:t>
      </w:r>
      <w:del w:id="4" w:author="Donald McGahan" w:date="2016-07-06T11:58:00Z">
        <w:r w:rsidR="00CD5A1A" w:rsidDel="00CE0AEA">
          <w:delText xml:space="preserve"> </w:delText>
        </w:r>
      </w:del>
      <w:r w:rsidRPr="00EC51C5">
        <w:t xml:space="preserve"> any </w:t>
      </w:r>
      <w:r w:rsidR="00D05209">
        <w:t xml:space="preserve">lithology and </w:t>
      </w:r>
      <w:r w:rsidRPr="00EC51C5">
        <w:t>shape</w:t>
      </w:r>
      <w:r w:rsidR="00256DD0">
        <w:t>; a</w:t>
      </w:r>
      <w:r w:rsidR="00D05209">
        <w:t xml:space="preserve">s a modifier – </w:t>
      </w:r>
      <w:proofErr w:type="spellStart"/>
      <w:r w:rsidR="00D05209">
        <w:t>cobbly</w:t>
      </w:r>
      <w:proofErr w:type="spellEnd"/>
      <w:r w:rsidRPr="00EC51C5">
        <w:t>.</w:t>
      </w:r>
    </w:p>
    <w:p w14:paraId="358767BA" w14:textId="54BB0040" w:rsidR="00D05209" w:rsidRPr="00EC51C5" w:rsidRDefault="006126A3" w:rsidP="00DF04D6">
      <w:pPr>
        <w:pStyle w:val="ParaB"/>
        <w:ind w:right="-180"/>
      </w:pPr>
      <w:r>
        <w:t>“Stone”</w:t>
      </w:r>
      <w:del w:id="5" w:author="Donald McGahan" w:date="2016-07-06T11:58:00Z">
        <w:r w:rsidDel="00CE0AEA">
          <w:delText xml:space="preserve"> </w:delText>
        </w:r>
      </w:del>
      <w:r w:rsidR="00D05209">
        <w:t xml:space="preserve"> </w:t>
      </w:r>
      <w:r w:rsidR="00D05209" w:rsidRPr="00EC51C5">
        <w:t>–</w:t>
      </w:r>
      <w:r w:rsidR="00D05209">
        <w:t xml:space="preserve"> a fragment 250 to 600</w:t>
      </w:r>
      <w:r w:rsidR="00D05209" w:rsidRPr="00EC51C5">
        <w:t xml:space="preserve"> mm diameter</w:t>
      </w:r>
      <w:r w:rsidR="00D05209">
        <w:t xml:space="preserve">; </w:t>
      </w:r>
      <w:r w:rsidR="00D05209" w:rsidRPr="00EC51C5">
        <w:t xml:space="preserve"> any </w:t>
      </w:r>
      <w:r w:rsidR="00D05209">
        <w:t xml:space="preserve">lithology and </w:t>
      </w:r>
      <w:r w:rsidR="00D05209" w:rsidRPr="00EC51C5">
        <w:t>shape</w:t>
      </w:r>
      <w:r w:rsidR="00256DD0">
        <w:t>; a</w:t>
      </w:r>
      <w:r>
        <w:t>s a modifier – stony</w:t>
      </w:r>
      <w:r w:rsidR="00D05209" w:rsidRPr="00EC51C5">
        <w:t>.</w:t>
      </w:r>
    </w:p>
    <w:p w14:paraId="25057CB4" w14:textId="19085BCE" w:rsidR="00256DD0" w:rsidRDefault="003446C7" w:rsidP="00DF04D6">
      <w:pPr>
        <w:pStyle w:val="ParaB"/>
        <w:ind w:right="-180"/>
      </w:pPr>
      <w:r w:rsidRPr="00EC51C5">
        <w:t xml:space="preserve">If gravels and cobbles occur in the same horizon, the </w:t>
      </w:r>
      <w:r w:rsidR="00256DD0">
        <w:t>largest coarse fragment modifier is used unless the smaller size fragment exceeds 2 times the volume of the larger</w:t>
      </w:r>
      <w:r w:rsidRPr="00EC51C5">
        <w:t>.</w:t>
      </w:r>
      <w:r w:rsidR="00A12EBF">
        <w:t xml:space="preserve"> </w:t>
      </w:r>
    </w:p>
    <w:p w14:paraId="7C96CE21" w14:textId="77777777" w:rsidR="007038AF" w:rsidRDefault="002E589B" w:rsidP="00DF04D6">
      <w:pPr>
        <w:pStyle w:val="ParaB"/>
        <w:ind w:right="-180"/>
      </w:pPr>
      <w:r w:rsidRPr="00EC51C5">
        <w:t xml:space="preserve">Coarse fragment modifiers should be recorded in the column labeled “CF Mod.” </w:t>
      </w:r>
    </w:p>
    <w:p w14:paraId="0D391C4B" w14:textId="0445D292" w:rsidR="002E589B" w:rsidRPr="00EC51C5" w:rsidRDefault="00256DD0" w:rsidP="00883DB4">
      <w:pPr>
        <w:pStyle w:val="ParaC"/>
        <w:ind w:right="-180"/>
      </w:pPr>
      <w:r>
        <w:t>R</w:t>
      </w:r>
      <w:r w:rsidR="002E589B" w:rsidRPr="00EC51C5">
        <w:t>ecord</w:t>
      </w:r>
      <w:r>
        <w:t>ing</w:t>
      </w:r>
      <w:r w:rsidR="002E589B" w:rsidRPr="00EC51C5">
        <w:t xml:space="preserve"> in the “Class” column for the soil textural class</w:t>
      </w:r>
      <w:r>
        <w:t xml:space="preserve"> is incorrect</w:t>
      </w:r>
      <w:r w:rsidR="007038AF">
        <w:t xml:space="preserve"> and if not recorded in “CF Mod” will result in loss of points for both “Class” and “CF Mod.”</w:t>
      </w:r>
    </w:p>
    <w:p w14:paraId="70A74F3F" w14:textId="67B43CD8" w:rsidR="008A46A3" w:rsidRPr="00EC51C5" w:rsidRDefault="002E589B" w:rsidP="00883DB4">
      <w:pPr>
        <w:pStyle w:val="H3"/>
        <w:ind w:right="-180"/>
      </w:pPr>
      <w:r w:rsidRPr="00EC51C5">
        <w:t>E. Color (</w:t>
      </w:r>
      <w:proofErr w:type="spellStart"/>
      <w:r w:rsidRPr="00EC51C5">
        <w:t>Chpt</w:t>
      </w:r>
      <w:proofErr w:type="spellEnd"/>
      <w:r w:rsidRPr="00EC51C5">
        <w:t>.</w:t>
      </w:r>
      <w:r w:rsidR="008A46A3" w:rsidRPr="00EC51C5">
        <w:t xml:space="preserve"> 3, pp</w:t>
      </w:r>
      <w:r w:rsidRPr="00EC51C5">
        <w:t>.</w:t>
      </w:r>
      <w:r w:rsidR="008A46A3" w:rsidRPr="00EC51C5">
        <w:t xml:space="preserve"> 146 – 157, Soil Survey Manual)</w:t>
      </w:r>
    </w:p>
    <w:p w14:paraId="1569065F" w14:textId="6FA127A4" w:rsidR="000A795D" w:rsidRDefault="002E589B" w:rsidP="00DF04D6">
      <w:pPr>
        <w:pStyle w:val="ParaB"/>
        <w:ind w:right="-180"/>
      </w:pPr>
      <w:r w:rsidRPr="00EC51C5">
        <w:t xml:space="preserve">The </w:t>
      </w:r>
      <w:proofErr w:type="spellStart"/>
      <w:r w:rsidRPr="00EC51C5">
        <w:t>Munsell</w:t>
      </w:r>
      <w:proofErr w:type="spellEnd"/>
      <w:r w:rsidRPr="00EC51C5">
        <w:t xml:space="preserve"> color notation </w:t>
      </w:r>
      <w:r w:rsidR="000A795D">
        <w:t>(</w:t>
      </w:r>
      <w:r w:rsidRPr="00EC51C5">
        <w:t xml:space="preserve">hue, value, and </w:t>
      </w:r>
      <w:proofErr w:type="spellStart"/>
      <w:r w:rsidRPr="00EC51C5">
        <w:t>chroma</w:t>
      </w:r>
      <w:proofErr w:type="spellEnd"/>
      <w:r w:rsidR="000A795D">
        <w:t>) will be recorded to</w:t>
      </w:r>
      <w:r w:rsidRPr="00EC51C5">
        <w:t xml:space="preserve"> describe the </w:t>
      </w:r>
      <w:r w:rsidRPr="00883DB4">
        <w:rPr>
          <w:b/>
        </w:rPr>
        <w:t>moist soil color</w:t>
      </w:r>
      <w:r w:rsidRPr="00EC51C5">
        <w:t xml:space="preserve"> of each horizon.  For </w:t>
      </w:r>
      <w:r w:rsidRPr="00EC51C5">
        <w:rPr>
          <w:u w:val="single"/>
        </w:rPr>
        <w:t>surface</w:t>
      </w:r>
      <w:r w:rsidRPr="00EC51C5">
        <w:t xml:space="preserve"> horizons, the moist color will be determined on briefly rubbed samples</w:t>
      </w:r>
      <w:r w:rsidR="00304FF3">
        <w:t xml:space="preserve">. See </w:t>
      </w:r>
      <w:hyperlink r:id="rId12" w:tooltip="This link was updated 2015, search for &quot;Soil Color&quot; " w:history="1">
        <w:r w:rsidR="00304FF3" w:rsidRPr="00B34C1D">
          <w:rPr>
            <w:rStyle w:val="Hyperlink"/>
          </w:rPr>
          <w:t>Chapter 3 under the heading Soil Color in the Soil Survey Manual</w:t>
        </w:r>
      </w:hyperlink>
      <w:r w:rsidR="00304FF3">
        <w:t xml:space="preserve"> (1993</w:t>
      </w:r>
      <w:r w:rsidRPr="00EC51C5">
        <w:t xml:space="preserve">).  </w:t>
      </w:r>
    </w:p>
    <w:p w14:paraId="69DAD380" w14:textId="79103456" w:rsidR="002E589B" w:rsidRPr="00EC51C5" w:rsidRDefault="002E589B" w:rsidP="00DF04D6">
      <w:pPr>
        <w:pStyle w:val="ParaB"/>
        <w:ind w:right="-180"/>
      </w:pPr>
      <w:r w:rsidRPr="00EC51C5">
        <w:t xml:space="preserve">For all other horizons, the color recorded should be the </w:t>
      </w:r>
      <w:r w:rsidRPr="00EC51C5">
        <w:rPr>
          <w:u w:val="single"/>
        </w:rPr>
        <w:t>dominant</w:t>
      </w:r>
      <w:r w:rsidRPr="00EC51C5">
        <w:t xml:space="preserve"> moist color of the matrix (i.e., the color that occupies the greatest volume of the horizon). </w:t>
      </w:r>
      <w:r w:rsidR="000A795D">
        <w:t>P</w:t>
      </w:r>
      <w:r w:rsidRPr="00EC51C5">
        <w:t xml:space="preserve">ed surface color </w:t>
      </w:r>
      <w:r w:rsidR="0058012B">
        <w:t>likely will</w:t>
      </w:r>
      <w:r w:rsidR="0058012B" w:rsidRPr="00EC51C5">
        <w:t xml:space="preserve"> </w:t>
      </w:r>
      <w:r w:rsidRPr="00EC51C5">
        <w:t>not constitute sufficient volume to be des</w:t>
      </w:r>
      <w:r w:rsidR="00777C2F" w:rsidRPr="00EC51C5">
        <w:t>ignated as the dominant color.</w:t>
      </w:r>
    </w:p>
    <w:p w14:paraId="53F86F6D" w14:textId="4D5912BC" w:rsidR="00CF2DCA" w:rsidRPr="00EC51C5" w:rsidRDefault="00CF2DCA" w:rsidP="00883DB4">
      <w:pPr>
        <w:pStyle w:val="H3"/>
        <w:ind w:right="-180"/>
      </w:pPr>
      <w:r w:rsidRPr="00EC51C5">
        <w:t>F. Structure (</w:t>
      </w:r>
      <w:proofErr w:type="spellStart"/>
      <w:r w:rsidRPr="00EC51C5">
        <w:t>Chpt</w:t>
      </w:r>
      <w:proofErr w:type="spellEnd"/>
      <w:r w:rsidRPr="00EC51C5">
        <w:t>. 3, pp. 157 – 163, Soil Survey Manual)</w:t>
      </w:r>
    </w:p>
    <w:p w14:paraId="39185335" w14:textId="7DB4BCF3" w:rsidR="00CF2DCA" w:rsidRPr="00EC51C5" w:rsidRDefault="00CF2DCA" w:rsidP="00DF04D6">
      <w:pPr>
        <w:pStyle w:val="ParaB"/>
        <w:ind w:right="-180"/>
      </w:pPr>
      <w:r w:rsidRPr="00EC51C5">
        <w:t xml:space="preserve">Both grade (i.e., </w:t>
      </w:r>
      <w:proofErr w:type="spellStart"/>
      <w:r w:rsidRPr="00EC51C5">
        <w:t>structureless</w:t>
      </w:r>
      <w:proofErr w:type="spellEnd"/>
      <w:r w:rsidRPr="00EC51C5">
        <w:t xml:space="preserve">, weak, moderate, or strong) and shape of structure should be recorded.  Acceptable types of structure are restricted to </w:t>
      </w:r>
      <w:r w:rsidR="0083606B" w:rsidRPr="00EC51C5">
        <w:t xml:space="preserve">the following: granular, platy, </w:t>
      </w:r>
      <w:proofErr w:type="spellStart"/>
      <w:r w:rsidRPr="00EC51C5">
        <w:t>subangular</w:t>
      </w:r>
      <w:proofErr w:type="spellEnd"/>
      <w:r w:rsidRPr="00EC51C5">
        <w:t xml:space="preserve"> blocky, angular blocky, w</w:t>
      </w:r>
      <w:r w:rsidR="0097662D" w:rsidRPr="00EC51C5">
        <w:t xml:space="preserve">edge, prismatic, and columnar.  </w:t>
      </w:r>
      <w:r w:rsidRPr="00EC51C5">
        <w:t xml:space="preserve">If two </w:t>
      </w:r>
      <w:r w:rsidRPr="00EC51C5">
        <w:lastRenderedPageBreak/>
        <w:t xml:space="preserve">structure types are present in a given horizon, describe the structure with the stronger grade. </w:t>
      </w:r>
      <w:r w:rsidR="0097662D" w:rsidRPr="00EC51C5">
        <w:t xml:space="preserve"> </w:t>
      </w:r>
      <w:r w:rsidRPr="00EC51C5">
        <w:t xml:space="preserve">If the two structures are of equal grade, describe the one with the larger physical size. </w:t>
      </w:r>
      <w:r w:rsidR="0097662D" w:rsidRPr="00EC51C5">
        <w:t xml:space="preserve"> </w:t>
      </w:r>
      <w:r w:rsidRPr="00EC51C5">
        <w:t>If there is no structure, indicate “</w:t>
      </w:r>
      <w:proofErr w:type="spellStart"/>
      <w:r w:rsidRPr="00EC51C5">
        <w:t>structureless</w:t>
      </w:r>
      <w:proofErr w:type="spellEnd"/>
      <w:r w:rsidRPr="00EC51C5">
        <w:t xml:space="preserve">” (SL) in the grade column and </w:t>
      </w:r>
      <w:r w:rsidR="0097662D" w:rsidRPr="00EC51C5">
        <w:t>either “massive” (MA) or “single-</w:t>
      </w:r>
      <w:r w:rsidRPr="00EC51C5">
        <w:t>grain</w:t>
      </w:r>
      <w:r w:rsidR="0097662D" w:rsidRPr="00EC51C5">
        <w:t>ed</w:t>
      </w:r>
      <w:r w:rsidRPr="00EC51C5">
        <w:t>” (SG) in the shape column.</w:t>
      </w:r>
      <w:r w:rsidR="0058529B">
        <w:t xml:space="preserve"> Structure size is not recorded.</w:t>
      </w:r>
    </w:p>
    <w:p w14:paraId="7E035E63" w14:textId="19C1C445" w:rsidR="00381FAD" w:rsidRDefault="00F47532" w:rsidP="00883DB4">
      <w:pPr>
        <w:pStyle w:val="H3"/>
        <w:ind w:right="-180"/>
      </w:pPr>
      <w:r w:rsidRPr="00EC51C5">
        <w:t xml:space="preserve">G. </w:t>
      </w:r>
      <w:r w:rsidR="00BF150F" w:rsidRPr="00EC51C5">
        <w:t>Efferves</w:t>
      </w:r>
      <w:r w:rsidR="009B7DD0" w:rsidRPr="00EC51C5">
        <w:t>c</w:t>
      </w:r>
      <w:r w:rsidR="00BF150F" w:rsidRPr="00EC51C5">
        <w:t>ence</w:t>
      </w:r>
      <w:r w:rsidR="00381FAD">
        <w:t xml:space="preserve"> </w:t>
      </w:r>
    </w:p>
    <w:p w14:paraId="3DF25676" w14:textId="27185743" w:rsidR="008A46A3" w:rsidRPr="00EC51C5" w:rsidRDefault="00381FAD" w:rsidP="00883DB4">
      <w:pPr>
        <w:pStyle w:val="H3"/>
        <w:ind w:right="-180"/>
      </w:pPr>
      <w:r>
        <w:t>Table 6. Effervescence Class, acceptable Class codes, and criteria.</w:t>
      </w:r>
    </w:p>
    <w:p w14:paraId="44EF67FF" w14:textId="6ABA8142" w:rsidR="00A334D6" w:rsidRPr="00883DB4" w:rsidRDefault="00A334D6" w:rsidP="00883DB4">
      <w:pPr>
        <w:pStyle w:val="ListParagraph"/>
        <w:tabs>
          <w:tab w:val="clear" w:pos="4680"/>
          <w:tab w:val="clear" w:pos="7200"/>
          <w:tab w:val="left" w:pos="3600"/>
          <w:tab w:val="left" w:pos="4590"/>
        </w:tabs>
        <w:ind w:right="-180"/>
        <w:rPr>
          <w:u w:val="single"/>
        </w:rPr>
      </w:pPr>
      <w:r w:rsidRPr="00883DB4">
        <w:rPr>
          <w:u w:val="single"/>
        </w:rPr>
        <w:t>Effervescence</w:t>
      </w:r>
      <w:r w:rsidR="00BF150F" w:rsidRPr="00883DB4">
        <w:rPr>
          <w:u w:val="single"/>
        </w:rPr>
        <w:t xml:space="preserve"> </w:t>
      </w:r>
      <w:r w:rsidRPr="00883DB4">
        <w:rPr>
          <w:u w:val="single"/>
        </w:rPr>
        <w:t>Class</w:t>
      </w:r>
      <w:r w:rsidRPr="00883DB4">
        <w:rPr>
          <w:u w:val="single"/>
        </w:rPr>
        <w:tab/>
        <w:t>Code</w:t>
      </w:r>
      <w:r w:rsidRPr="00883DB4">
        <w:rPr>
          <w:u w:val="single"/>
        </w:rPr>
        <w:tab/>
        <w:t>Criteria</w:t>
      </w:r>
    </w:p>
    <w:p w14:paraId="47797B3A" w14:textId="7DEF29DC" w:rsidR="00A334D6" w:rsidRDefault="00A334D6" w:rsidP="00883DB4">
      <w:pPr>
        <w:pStyle w:val="ListParagraph"/>
        <w:tabs>
          <w:tab w:val="clear" w:pos="4680"/>
          <w:tab w:val="clear" w:pos="7200"/>
          <w:tab w:val="left" w:pos="3600"/>
          <w:tab w:val="left" w:pos="4590"/>
        </w:tabs>
        <w:ind w:right="-180"/>
      </w:pPr>
      <w:proofErr w:type="spellStart"/>
      <w:r>
        <w:t>Noneffervescent</w:t>
      </w:r>
      <w:proofErr w:type="spellEnd"/>
      <w:r>
        <w:tab/>
        <w:t>NE</w:t>
      </w:r>
      <w:r>
        <w:tab/>
        <w:t>No bubble</w:t>
      </w:r>
      <w:r w:rsidR="007E3AEE">
        <w:t>s</w:t>
      </w:r>
      <w:r>
        <w:t xml:space="preserve"> form.</w:t>
      </w:r>
    </w:p>
    <w:p w14:paraId="3875C865" w14:textId="6F0BB641" w:rsidR="00A334D6" w:rsidRDefault="00A334D6" w:rsidP="00883DB4">
      <w:pPr>
        <w:pStyle w:val="ListParagraph"/>
        <w:tabs>
          <w:tab w:val="clear" w:pos="4680"/>
          <w:tab w:val="clear" w:pos="7200"/>
          <w:tab w:val="left" w:pos="3600"/>
          <w:tab w:val="left" w:pos="4590"/>
        </w:tabs>
        <w:ind w:right="-180"/>
      </w:pPr>
      <w:r>
        <w:t>Very Slightly Effervescent</w:t>
      </w:r>
      <w:r>
        <w:tab/>
        <w:t>VS</w:t>
      </w:r>
      <w:r>
        <w:tab/>
        <w:t>Few bubbles form.</w:t>
      </w:r>
    </w:p>
    <w:p w14:paraId="7A164CF9" w14:textId="77777777" w:rsidR="004F5198" w:rsidRDefault="00A334D6" w:rsidP="00883DB4">
      <w:pPr>
        <w:pStyle w:val="ListParagraph"/>
        <w:tabs>
          <w:tab w:val="clear" w:pos="4680"/>
          <w:tab w:val="clear" w:pos="7200"/>
          <w:tab w:val="left" w:pos="3600"/>
          <w:tab w:val="left" w:pos="4590"/>
        </w:tabs>
        <w:ind w:right="-180"/>
      </w:pPr>
      <w:r>
        <w:t xml:space="preserve">Slightly Effervescent </w:t>
      </w:r>
      <w:r>
        <w:tab/>
        <w:t>SL</w:t>
      </w:r>
      <w:r>
        <w:tab/>
        <w:t>Numerous bubbles form</w:t>
      </w:r>
    </w:p>
    <w:p w14:paraId="767588F8" w14:textId="77777777" w:rsidR="004F5198" w:rsidRDefault="004F5198" w:rsidP="00883DB4">
      <w:pPr>
        <w:pStyle w:val="ListParagraph"/>
        <w:tabs>
          <w:tab w:val="clear" w:pos="4680"/>
          <w:tab w:val="clear" w:pos="7200"/>
          <w:tab w:val="left" w:pos="3600"/>
          <w:tab w:val="left" w:pos="4590"/>
        </w:tabs>
        <w:ind w:right="-180"/>
      </w:pPr>
      <w:r>
        <w:t>Strongly Effervescent</w:t>
      </w:r>
      <w:r>
        <w:tab/>
        <w:t>ST</w:t>
      </w:r>
      <w:r>
        <w:tab/>
        <w:t>Bubbles form a low foam.</w:t>
      </w:r>
    </w:p>
    <w:p w14:paraId="2CC7CC27" w14:textId="0FFDB26C" w:rsidR="00A334D6" w:rsidRDefault="004F5198" w:rsidP="00883DB4">
      <w:pPr>
        <w:pStyle w:val="ListParagraph"/>
        <w:tabs>
          <w:tab w:val="clear" w:pos="4680"/>
          <w:tab w:val="clear" w:pos="7200"/>
          <w:tab w:val="left" w:pos="3600"/>
          <w:tab w:val="left" w:pos="4590"/>
        </w:tabs>
        <w:ind w:right="-180"/>
      </w:pPr>
      <w:r>
        <w:t>Violently Effervescent</w:t>
      </w:r>
      <w:r>
        <w:tab/>
        <w:t>VE</w:t>
      </w:r>
      <w:r>
        <w:tab/>
        <w:t>Bubbles rapidly form a thick foam.</w:t>
      </w:r>
    </w:p>
    <w:p w14:paraId="54F83324" w14:textId="44E022CE" w:rsidR="008429D7" w:rsidRPr="00EC51C5" w:rsidRDefault="00432AC4" w:rsidP="00883DB4">
      <w:pPr>
        <w:pStyle w:val="ParaC"/>
        <w:ind w:right="-180"/>
      </w:pPr>
      <w:r>
        <w:t>Not populating</w:t>
      </w:r>
      <w:r w:rsidR="007E3AEE">
        <w:t xml:space="preserve"> th</w:t>
      </w:r>
      <w:r>
        <w:t xml:space="preserve">is category (blank), using a tick (-), using N, or NO will be marked as </w:t>
      </w:r>
      <w:r w:rsidR="00B64664">
        <w:t>incorrect</w:t>
      </w:r>
      <w:r>
        <w:t xml:space="preserve"> since an established criteria</w:t>
      </w:r>
      <w:r w:rsidR="00EE641F">
        <w:t xml:space="preserve"> (NE) exists for this condition</w:t>
      </w:r>
      <w:r>
        <w:t>.</w:t>
      </w:r>
    </w:p>
    <w:p w14:paraId="50CECDA2" w14:textId="131E7278" w:rsidR="008429D7" w:rsidRPr="00EC51C5" w:rsidRDefault="00432AC4" w:rsidP="00883DB4">
      <w:pPr>
        <w:pStyle w:val="ParaC"/>
        <w:ind w:right="-180"/>
        <w:rPr>
          <w:szCs w:val="20"/>
        </w:rPr>
      </w:pPr>
      <w:r>
        <w:t>Effervescence Class</w:t>
      </w:r>
      <w:r w:rsidR="00A334D6" w:rsidRPr="00EC51C5">
        <w:t xml:space="preserve"> should </w:t>
      </w:r>
      <w:r>
        <w:t>be determined with</w:t>
      </w:r>
      <w:r w:rsidR="00A334D6" w:rsidRPr="00EC51C5">
        <w:t xml:space="preserve"> 10% </w:t>
      </w:r>
      <w:proofErr w:type="spellStart"/>
      <w:r w:rsidR="00A334D6" w:rsidRPr="00EC51C5">
        <w:t>HCl</w:t>
      </w:r>
      <w:proofErr w:type="spellEnd"/>
      <w:r w:rsidR="00A334D6" w:rsidRPr="00EC51C5">
        <w:t xml:space="preserve"> </w:t>
      </w:r>
      <w:r>
        <w:t>when</w:t>
      </w:r>
      <w:r w:rsidR="00A334D6" w:rsidRPr="00EC51C5">
        <w:t xml:space="preserve"> observ</w:t>
      </w:r>
      <w:r>
        <w:t>ing</w:t>
      </w:r>
      <w:r w:rsidR="00A334D6" w:rsidRPr="00EC51C5">
        <w:t xml:space="preserve"> effervescence of carbonates.</w:t>
      </w:r>
    </w:p>
    <w:p w14:paraId="0FF60C21" w14:textId="1D3386D1" w:rsidR="001E5E50" w:rsidRPr="00EC51C5" w:rsidRDefault="00CF2DCA" w:rsidP="00883DB4">
      <w:pPr>
        <w:pStyle w:val="H3"/>
        <w:ind w:right="-180"/>
      </w:pPr>
      <w:r w:rsidRPr="00EC51C5">
        <w:t>H</w:t>
      </w:r>
      <w:r w:rsidR="00F00700" w:rsidRPr="00EC51C5">
        <w:t xml:space="preserve">. </w:t>
      </w:r>
      <w:proofErr w:type="spellStart"/>
      <w:r w:rsidR="00F00700" w:rsidRPr="00EC51C5">
        <w:t>Redoximorphic</w:t>
      </w:r>
      <w:proofErr w:type="spellEnd"/>
      <w:r w:rsidR="00F00700" w:rsidRPr="00EC51C5">
        <w:t xml:space="preserve"> Features</w:t>
      </w:r>
      <w:r w:rsidR="008A46A3" w:rsidRPr="00EC51C5">
        <w:t xml:space="preserve"> (</w:t>
      </w:r>
      <w:proofErr w:type="spellStart"/>
      <w:r w:rsidR="00047B16" w:rsidRPr="00EC51C5">
        <w:t>Chpt</w:t>
      </w:r>
      <w:proofErr w:type="spellEnd"/>
      <w:r w:rsidR="00047B16" w:rsidRPr="00EC51C5">
        <w:t xml:space="preserve">. 1, </w:t>
      </w:r>
      <w:r w:rsidRPr="00EC51C5">
        <w:t>pp. 24-25</w:t>
      </w:r>
      <w:r w:rsidR="00F00700" w:rsidRPr="00EC51C5">
        <w:t xml:space="preserve">, </w:t>
      </w:r>
      <w:r w:rsidR="008A46A3" w:rsidRPr="00EC51C5">
        <w:t xml:space="preserve">Keys </w:t>
      </w:r>
      <w:r w:rsidR="004E12D3" w:rsidRPr="00EC51C5">
        <w:t>to Soil Taxonomy</w:t>
      </w:r>
      <w:r w:rsidRPr="00EC51C5">
        <w:t>, 2010</w:t>
      </w:r>
      <w:r w:rsidR="008A46A3" w:rsidRPr="00EC51C5">
        <w:t>).</w:t>
      </w:r>
    </w:p>
    <w:p w14:paraId="305C1790" w14:textId="121A2AE8" w:rsidR="00831C86" w:rsidRPr="007E39AB" w:rsidRDefault="007E39AB" w:rsidP="00DF04D6">
      <w:pPr>
        <w:pStyle w:val="ParaB"/>
        <w:ind w:right="-180"/>
      </w:pPr>
      <w:r w:rsidRPr="00883DB4">
        <w:rPr>
          <w:b/>
        </w:rPr>
        <w:t>Background:</w:t>
      </w:r>
      <w:r>
        <w:t xml:space="preserve"> </w:t>
      </w:r>
      <w:proofErr w:type="spellStart"/>
      <w:r w:rsidR="00831C86" w:rsidRPr="007E39AB">
        <w:t>Redoximorphic</w:t>
      </w:r>
      <w:proofErr w:type="spellEnd"/>
      <w:r w:rsidR="00831C86" w:rsidRPr="007E39AB">
        <w:t xml:space="preserve"> features </w:t>
      </w:r>
      <w:r w:rsidR="00F421A3" w:rsidRPr="007E39AB">
        <w:t xml:space="preserve">(RMFs) </w:t>
      </w:r>
      <w:r w:rsidR="00831C86" w:rsidRPr="007E39AB">
        <w:t xml:space="preserve">are soil morphological features caused by alternating reduction/oxidation </w:t>
      </w:r>
      <w:r w:rsidR="00F421A3" w:rsidRPr="007E39AB">
        <w:t xml:space="preserve">(redox) </w:t>
      </w:r>
      <w:r w:rsidR="00831C86" w:rsidRPr="007E39AB">
        <w:t>processes.  The reduction/oxidation of iron (Fe)</w:t>
      </w:r>
      <w:r w:rsidR="00F421A3" w:rsidRPr="007E39AB">
        <w:t>, and to a lesser extent</w:t>
      </w:r>
      <w:r w:rsidR="00831C86" w:rsidRPr="007E39AB">
        <w:t xml:space="preserve"> manganese (</w:t>
      </w:r>
      <w:proofErr w:type="spellStart"/>
      <w:r w:rsidR="00831C86" w:rsidRPr="007E39AB">
        <w:t>Mn</w:t>
      </w:r>
      <w:proofErr w:type="spellEnd"/>
      <w:r w:rsidR="00831C86" w:rsidRPr="007E39AB">
        <w:t xml:space="preserve">), minerals result in most RMF features.  Iron is a major pigment that influences soil color.  The loss, accrual, and valence/mineral state of Fe are major determinates of color patterns within or across soil horizons.  Iron or </w:t>
      </w:r>
      <w:proofErr w:type="spellStart"/>
      <w:r w:rsidR="00831C86" w:rsidRPr="007E39AB">
        <w:t>Mn</w:t>
      </w:r>
      <w:proofErr w:type="spellEnd"/>
      <w:r w:rsidR="00831C86" w:rsidRPr="007E39AB">
        <w:t xml:space="preserve"> reduction occurs when free oxygen is limited or excluded from a soil volume or horizon by water saturation for extended time.  Reduced iron (Fe</w:t>
      </w:r>
      <w:r w:rsidR="00831C86" w:rsidRPr="007E39AB">
        <w:rPr>
          <w:vertAlign w:val="superscript"/>
        </w:rPr>
        <w:t>2+</w:t>
      </w:r>
      <w:r w:rsidR="00831C86" w:rsidRPr="007E39AB">
        <w:t>) is comparatively much more soluble and mobile than oxidized iron (Fe</w:t>
      </w:r>
      <w:r w:rsidR="00831C86" w:rsidRPr="007E39AB">
        <w:rPr>
          <w:vertAlign w:val="superscript"/>
        </w:rPr>
        <w:t>3+</w:t>
      </w:r>
      <w:r w:rsidR="00831C86" w:rsidRPr="007E39AB">
        <w:t xml:space="preserve">), and moves with water flow and by diffusion gradients.  When soil is reduced, Fe and </w:t>
      </w:r>
      <w:proofErr w:type="spellStart"/>
      <w:r w:rsidR="00831C86" w:rsidRPr="007E39AB">
        <w:t>Mn</w:t>
      </w:r>
      <w:proofErr w:type="spellEnd"/>
      <w:r w:rsidR="00831C86" w:rsidRPr="007E39AB">
        <w:t xml:space="preserve"> in local zones can be removed, leaving uncoated mineral grains (depletions) of lighter color.  Reduced Fe is oxidized and precipitates when water drains from soil (reentry of free oxygen), or where oxygen is present in, or along, soil pores, including root channels, or along roots.  The re-oxidized Fe or </w:t>
      </w:r>
      <w:proofErr w:type="spellStart"/>
      <w:r w:rsidR="00831C86" w:rsidRPr="007E39AB">
        <w:t>Mn</w:t>
      </w:r>
      <w:proofErr w:type="spellEnd"/>
      <w:r w:rsidR="00831C86" w:rsidRPr="007E39AB">
        <w:t xml:space="preserve"> may form crystals, soft masses, or hard concretions or nodules (concentrations).  Oxidized Fe will generally have a redder or yellower color than adjacent soil particles, while </w:t>
      </w:r>
      <w:proofErr w:type="spellStart"/>
      <w:r w:rsidR="00831C86" w:rsidRPr="007E39AB">
        <w:t>Mn</w:t>
      </w:r>
      <w:proofErr w:type="spellEnd"/>
      <w:r w:rsidR="00831C86" w:rsidRPr="007E39AB">
        <w:t xml:space="preserve"> often will have a darker color than adjacent soil particles.</w:t>
      </w:r>
    </w:p>
    <w:p w14:paraId="2D495BD9" w14:textId="10ECBA6F" w:rsidR="00F421A3" w:rsidRPr="00EC51C5" w:rsidRDefault="007E39AB" w:rsidP="00DF04D6">
      <w:pPr>
        <w:pStyle w:val="ParaB"/>
        <w:ind w:right="-180"/>
      </w:pPr>
      <w:r>
        <w:t>R</w:t>
      </w:r>
      <w:r w:rsidR="00831C86" w:rsidRPr="00EC51C5">
        <w:t xml:space="preserve">edox </w:t>
      </w:r>
      <w:r w:rsidR="00831C86" w:rsidRPr="00EC51C5">
        <w:rPr>
          <w:i/>
        </w:rPr>
        <w:t>concentrations</w:t>
      </w:r>
      <w:r w:rsidR="00831C86" w:rsidRPr="00EC51C5">
        <w:t xml:space="preserve"> </w:t>
      </w:r>
      <w:r w:rsidR="00F421A3" w:rsidRPr="00EC51C5">
        <w:t>(</w:t>
      </w:r>
      <w:r w:rsidR="00F421A3" w:rsidRPr="00883DB4">
        <w:rPr>
          <w:b/>
        </w:rPr>
        <w:t>Con</w:t>
      </w:r>
      <w:r w:rsidR="00F421A3" w:rsidRPr="00EC51C5">
        <w:t xml:space="preserve">) </w:t>
      </w:r>
      <w:r w:rsidR="00831C86" w:rsidRPr="00EC51C5">
        <w:t>are defined as zones of Fe-</w:t>
      </w:r>
      <w:proofErr w:type="spellStart"/>
      <w:r w:rsidR="00831C86" w:rsidRPr="00EC51C5">
        <w:t>Mn</w:t>
      </w:r>
      <w:proofErr w:type="spellEnd"/>
      <w:r w:rsidR="00831C86" w:rsidRPr="00EC51C5">
        <w:t xml:space="preserve"> accumulation from:</w:t>
      </w:r>
    </w:p>
    <w:p w14:paraId="7255558B" w14:textId="77777777" w:rsidR="00831C86" w:rsidRPr="00EE641F" w:rsidRDefault="00F421A3" w:rsidP="00FF26AB">
      <w:pPr>
        <w:ind w:right="-180" w:firstLine="450"/>
      </w:pPr>
      <w:r w:rsidRPr="00EE641F">
        <w:t xml:space="preserve">1. Nodules and concentrations - </w:t>
      </w:r>
      <w:r w:rsidR="00831C86" w:rsidRPr="00EE641F">
        <w:t>Concentrations have internal rings and nodules do not.</w:t>
      </w:r>
    </w:p>
    <w:p w14:paraId="4EBF9ACC" w14:textId="77777777" w:rsidR="00831C86" w:rsidRPr="00EE641F" w:rsidRDefault="00F421A3" w:rsidP="00FF26AB">
      <w:pPr>
        <w:ind w:right="-180" w:firstLine="450"/>
      </w:pPr>
      <w:r w:rsidRPr="00EE641F">
        <w:t xml:space="preserve">2. Masses - </w:t>
      </w:r>
      <w:r w:rsidR="00831C86" w:rsidRPr="00EE641F">
        <w:t>Masses are non-cemented concentrations.</w:t>
      </w:r>
    </w:p>
    <w:p w14:paraId="2C64274E" w14:textId="270E5936" w:rsidR="00831C86" w:rsidRPr="00EE641F" w:rsidRDefault="00F421A3" w:rsidP="00883DB4">
      <w:pPr>
        <w:ind w:right="-180" w:firstLine="450"/>
      </w:pPr>
      <w:r w:rsidRPr="00EE641F">
        <w:t xml:space="preserve">3. Pore linings - </w:t>
      </w:r>
      <w:r w:rsidR="00831C86" w:rsidRPr="00EE641F">
        <w:t xml:space="preserve">may be either </w:t>
      </w:r>
      <w:r w:rsidRPr="00EE641F">
        <w:t xml:space="preserve">coatings on pore surfaces or </w:t>
      </w:r>
      <w:r w:rsidR="00831C86" w:rsidRPr="00EE641F">
        <w:t xml:space="preserve">impregnations from the matrix adjacent to pores.  </w:t>
      </w:r>
    </w:p>
    <w:p w14:paraId="7988CC4E" w14:textId="6C813E36" w:rsidR="00872109" w:rsidRPr="00EC51C5" w:rsidRDefault="00872109" w:rsidP="00DF04D6">
      <w:pPr>
        <w:pStyle w:val="ParaB"/>
        <w:ind w:right="-180"/>
      </w:pPr>
      <w:r w:rsidRPr="00EC51C5">
        <w:t xml:space="preserve">Redox </w:t>
      </w:r>
      <w:r w:rsidRPr="00EC51C5">
        <w:rPr>
          <w:i/>
        </w:rPr>
        <w:t>depletions</w:t>
      </w:r>
      <w:r w:rsidRPr="00EC51C5">
        <w:t xml:space="preserve"> (</w:t>
      </w:r>
      <w:r w:rsidRPr="00883DB4">
        <w:rPr>
          <w:b/>
        </w:rPr>
        <w:t>Dep</w:t>
      </w:r>
      <w:r w:rsidRPr="00EC51C5">
        <w:t xml:space="preserve">) are defined as zones with </w:t>
      </w:r>
      <w:proofErr w:type="spellStart"/>
      <w:r w:rsidRPr="00EC51C5">
        <w:t>chromas</w:t>
      </w:r>
      <w:proofErr w:type="spellEnd"/>
      <w:r w:rsidRPr="00EC51C5">
        <w:t xml:space="preserve"> less than, or values higher than those in the matrix where either Fe, or </w:t>
      </w:r>
      <w:proofErr w:type="spellStart"/>
      <w:r w:rsidRPr="00EC51C5">
        <w:t>Mn</w:t>
      </w:r>
      <w:proofErr w:type="spellEnd"/>
      <w:r w:rsidRPr="00EC51C5">
        <w:t xml:space="preserve">, or both Fe, and </w:t>
      </w:r>
      <w:proofErr w:type="spellStart"/>
      <w:r w:rsidRPr="00EC51C5">
        <w:t>Mn</w:t>
      </w:r>
      <w:proofErr w:type="spellEnd"/>
      <w:r w:rsidRPr="00EC51C5">
        <w:t>, have been removed through reduction and transport processes.</w:t>
      </w:r>
    </w:p>
    <w:p w14:paraId="079C8975" w14:textId="086A94C3" w:rsidR="0097662D" w:rsidRDefault="00F421A3" w:rsidP="00883DB4">
      <w:pPr>
        <w:pStyle w:val="ParaB"/>
        <w:ind w:right="-180"/>
      </w:pPr>
      <w:r w:rsidRPr="00EC51C5">
        <w:t xml:space="preserve">The presence of redox concentrations and/or depletions should be recorded in the column labeled “Con/Dep”.  If only concentrations exist, record only “Con”.  If only depletions exist, record only “Dep”.  If both concentrations and depletions occur, record </w:t>
      </w:r>
      <w:r w:rsidRPr="00EC51C5">
        <w:lastRenderedPageBreak/>
        <w:t>both “Con” and “Dep”.</w:t>
      </w:r>
      <w:r w:rsidR="00906A10">
        <w:t xml:space="preserve">  </w:t>
      </w:r>
      <w:r w:rsidR="006C6281" w:rsidRPr="00EC51C5">
        <w:t>R</w:t>
      </w:r>
      <w:r w:rsidRPr="00EC51C5">
        <w:t>ecord</w:t>
      </w:r>
      <w:r w:rsidR="00831C86" w:rsidRPr="00EC51C5">
        <w:t xml:space="preserve"> the abundance </w:t>
      </w:r>
      <w:r w:rsidR="006C6281" w:rsidRPr="00EC51C5">
        <w:t>of RMFs in the column labeled “</w:t>
      </w:r>
      <w:proofErr w:type="spellStart"/>
      <w:r w:rsidR="006C6281" w:rsidRPr="00EC51C5">
        <w:t>Abund</w:t>
      </w:r>
      <w:proofErr w:type="spellEnd"/>
      <w:r w:rsidR="006C6281" w:rsidRPr="00EC51C5">
        <w:t xml:space="preserve">” </w:t>
      </w:r>
      <w:r w:rsidR="00906A10">
        <w:t xml:space="preserve">according to Table </w:t>
      </w:r>
    </w:p>
    <w:p w14:paraId="168DE639" w14:textId="6BD862EE" w:rsidR="007E39AB" w:rsidRDefault="007E39AB" w:rsidP="00883DB4">
      <w:pPr>
        <w:pStyle w:val="TableTitle"/>
      </w:pPr>
      <w:r>
        <w:t xml:space="preserve">Table </w:t>
      </w:r>
      <w:r w:rsidR="00381FAD">
        <w:t>7</w:t>
      </w:r>
      <w:r>
        <w:t xml:space="preserve">. </w:t>
      </w:r>
      <w:proofErr w:type="spellStart"/>
      <w:r w:rsidR="00906A10">
        <w:t>Redoximorphic</w:t>
      </w:r>
      <w:proofErr w:type="spellEnd"/>
      <w:r>
        <w:t xml:space="preserve"> Features </w:t>
      </w:r>
      <w:r w:rsidR="00906A10">
        <w:t>A</w:t>
      </w:r>
      <w:r w:rsidR="001A4970">
        <w:t>bundance.</w:t>
      </w:r>
    </w:p>
    <w:p w14:paraId="642FE09A" w14:textId="5020FB74" w:rsidR="007E39AB" w:rsidRDefault="007E39AB" w:rsidP="00883DB4">
      <w:pPr>
        <w:pStyle w:val="ListParagraph"/>
        <w:tabs>
          <w:tab w:val="clear" w:pos="4680"/>
          <w:tab w:val="clear" w:pos="7200"/>
          <w:tab w:val="left" w:pos="3600"/>
          <w:tab w:val="left" w:pos="4590"/>
        </w:tabs>
        <w:ind w:left="1170" w:right="-180" w:firstLine="0"/>
      </w:pPr>
      <w:r>
        <w:t>Class</w:t>
      </w:r>
      <w:r>
        <w:tab/>
        <w:t>Code</w:t>
      </w:r>
      <w:r>
        <w:tab/>
        <w:t>Criteria: percent of surface area covered</w:t>
      </w:r>
    </w:p>
    <w:p w14:paraId="2CDE9416" w14:textId="7D150EF8" w:rsidR="007E39AB" w:rsidRDefault="007E39AB" w:rsidP="00883DB4">
      <w:pPr>
        <w:pStyle w:val="ListParagraph"/>
        <w:tabs>
          <w:tab w:val="clear" w:pos="4680"/>
          <w:tab w:val="clear" w:pos="7200"/>
          <w:tab w:val="left" w:pos="3600"/>
          <w:tab w:val="left" w:pos="4590"/>
        </w:tabs>
        <w:ind w:left="1170" w:right="-180" w:firstLine="0"/>
      </w:pPr>
      <w:r>
        <w:t>Few</w:t>
      </w:r>
      <w:r>
        <w:tab/>
        <w:t>F</w:t>
      </w:r>
      <w:r>
        <w:tab/>
        <w:t>&lt; 2</w:t>
      </w:r>
    </w:p>
    <w:p w14:paraId="1C5B7E9D" w14:textId="391736C1" w:rsidR="007E39AB" w:rsidRDefault="007E39AB" w:rsidP="00883DB4">
      <w:pPr>
        <w:pStyle w:val="ListParagraph"/>
        <w:tabs>
          <w:tab w:val="clear" w:pos="4680"/>
          <w:tab w:val="clear" w:pos="7200"/>
          <w:tab w:val="left" w:pos="3600"/>
          <w:tab w:val="left" w:pos="4590"/>
        </w:tabs>
        <w:ind w:left="1170" w:right="-180" w:firstLine="0"/>
      </w:pPr>
      <w:r>
        <w:t>Common</w:t>
      </w:r>
      <w:r>
        <w:tab/>
        <w:t>C</w:t>
      </w:r>
      <w:r>
        <w:tab/>
        <w:t>2 to &lt; 20</w:t>
      </w:r>
    </w:p>
    <w:p w14:paraId="2BEC3A4E" w14:textId="0F24AD56" w:rsidR="007E39AB" w:rsidRPr="00EC51C5" w:rsidRDefault="007E39AB" w:rsidP="00883DB4">
      <w:pPr>
        <w:pStyle w:val="ListParagraph"/>
        <w:tabs>
          <w:tab w:val="clear" w:pos="4680"/>
          <w:tab w:val="clear" w:pos="7200"/>
          <w:tab w:val="left" w:pos="3600"/>
          <w:tab w:val="left" w:pos="4590"/>
        </w:tabs>
        <w:ind w:left="1170" w:right="-180" w:firstLine="0"/>
      </w:pPr>
      <w:r>
        <w:t>Many</w:t>
      </w:r>
      <w:r>
        <w:tab/>
        <w:t>M</w:t>
      </w:r>
      <w:r>
        <w:tab/>
      </w:r>
      <w:r w:rsidRPr="009B6C9E">
        <w:rPr>
          <w:rFonts w:ascii="ＭＳ ゴシック" w:eastAsia="ＭＳ ゴシック"/>
          <w:color w:val="000000"/>
        </w:rPr>
        <w:t>≥</w:t>
      </w:r>
      <w:r w:rsidRPr="00883DB4">
        <w:rPr>
          <w:rFonts w:ascii="Times New Roman" w:eastAsia="ＭＳ ゴシック"/>
          <w:color w:val="000000"/>
        </w:rPr>
        <w:t xml:space="preserve"> 20</w:t>
      </w:r>
    </w:p>
    <w:p w14:paraId="36FECC32" w14:textId="2EB7917E" w:rsidR="0097662D" w:rsidRPr="00EC51C5" w:rsidRDefault="00B53459" w:rsidP="00DF04D6">
      <w:pPr>
        <w:pStyle w:val="H2"/>
        <w:ind w:right="-180"/>
      </w:pPr>
      <w:r w:rsidRPr="00EC51C5">
        <w:t xml:space="preserve">Part II: </w:t>
      </w:r>
      <w:r w:rsidR="0097662D" w:rsidRPr="00EC51C5">
        <w:t>Soil Profile Characteristics</w:t>
      </w:r>
    </w:p>
    <w:p w14:paraId="76504ED7" w14:textId="17ABA3CC" w:rsidR="00B53459" w:rsidRPr="00EC51C5" w:rsidRDefault="00B53459" w:rsidP="00883DB4">
      <w:pPr>
        <w:pStyle w:val="H3"/>
        <w:ind w:right="-180"/>
      </w:pPr>
      <w:r w:rsidRPr="00EC51C5">
        <w:t>A. Hydraulic Conductivity</w:t>
      </w:r>
    </w:p>
    <w:p w14:paraId="11A73C61" w14:textId="3F5414B8" w:rsidR="00A678F0" w:rsidRPr="00EC51C5" w:rsidRDefault="001B0343" w:rsidP="00DF04D6">
      <w:pPr>
        <w:pStyle w:val="ParaB"/>
        <w:ind w:right="-180"/>
      </w:pPr>
      <w:r w:rsidRPr="00EC51C5">
        <w:t>The s</w:t>
      </w:r>
      <w:r w:rsidR="00B53459" w:rsidRPr="00EC51C5">
        <w:t xml:space="preserve">aturated hydraulic conductivity of the surface horizon (Surface) and the most-limiting horizon (Limiting Layer) within the depth specified for judging will be estimated.  Should a lithic, </w:t>
      </w:r>
      <w:proofErr w:type="spellStart"/>
      <w:r w:rsidR="00B53459" w:rsidRPr="00EC51C5">
        <w:t>paralithic</w:t>
      </w:r>
      <w:proofErr w:type="spellEnd"/>
      <w:r w:rsidR="00B53459" w:rsidRPr="00EC51C5">
        <w:t xml:space="preserve">, or </w:t>
      </w:r>
      <w:proofErr w:type="spellStart"/>
      <w:r w:rsidR="00B53459" w:rsidRPr="00EC51C5">
        <w:t>densic</w:t>
      </w:r>
      <w:proofErr w:type="spellEnd"/>
      <w:r w:rsidR="00B53459" w:rsidRPr="00EC51C5">
        <w:t xml:space="preserve"> contact occur at or above the specified judging depth, it should be considered in evaluating hydraulic conductivity.  </w:t>
      </w:r>
    </w:p>
    <w:p w14:paraId="19273F49" w14:textId="7BD9AE70" w:rsidR="00A678F0" w:rsidRPr="00EC51C5" w:rsidRDefault="00B53459" w:rsidP="00883DB4">
      <w:pPr>
        <w:pStyle w:val="ParaB"/>
        <w:ind w:right="-180"/>
      </w:pPr>
      <w:r w:rsidRPr="00EC51C5">
        <w:t>The three general categories for hydraulic conductivity to be used in this contest are the following:</w:t>
      </w:r>
    </w:p>
    <w:p w14:paraId="30E79197" w14:textId="277A7248" w:rsidR="00B53459" w:rsidRPr="00EC51C5" w:rsidRDefault="00B53459" w:rsidP="00883DB4">
      <w:pPr>
        <w:ind w:left="990" w:right="-180" w:hanging="630"/>
      </w:pPr>
      <w:r w:rsidRPr="00EC51C5">
        <w:t xml:space="preserve">High - Greater than 3.6 cm/hr.  This class includes sands and loamy sands and some highly structured sandy loams. </w:t>
      </w:r>
      <w:r w:rsidR="009A34F8" w:rsidRPr="00EC51C5">
        <w:t xml:space="preserve"> </w:t>
      </w:r>
      <w:r w:rsidRPr="00EC51C5">
        <w:t>Horizons containing large quantities of coarse fragments with insufficient fines to fill many voids between the fragments are also included in this class.</w:t>
      </w:r>
    </w:p>
    <w:p w14:paraId="0B3CD614" w14:textId="662F397E" w:rsidR="00B53459" w:rsidRPr="00EC51C5" w:rsidRDefault="00B53459" w:rsidP="00883DB4">
      <w:pPr>
        <w:ind w:left="990" w:right="-180" w:hanging="630"/>
      </w:pPr>
      <w:r w:rsidRPr="00EC51C5">
        <w:t xml:space="preserve">Moderate - Between 0.036 and 3.6 cm/hr.  This class includes materials excluded from the “Low” and “High” classes.  </w:t>
      </w:r>
    </w:p>
    <w:p w14:paraId="7CC8A704" w14:textId="4B0623AA" w:rsidR="00C3574A" w:rsidRPr="00EC51C5" w:rsidRDefault="00B53459" w:rsidP="00883DB4">
      <w:pPr>
        <w:ind w:left="990" w:right="-180" w:hanging="630"/>
      </w:pPr>
      <w:r w:rsidRPr="00EC51C5">
        <w:t xml:space="preserve">Low - Less than 0.036 cm/hr.  </w:t>
      </w:r>
      <w:r w:rsidR="009A34F8" w:rsidRPr="00EC51C5">
        <w:t>Low hydraulic conductivity should be indicated based on the following criteria:</w:t>
      </w:r>
    </w:p>
    <w:p w14:paraId="66790673" w14:textId="77777777" w:rsidR="00C3574A" w:rsidRPr="00C3574A" w:rsidRDefault="00C3574A" w:rsidP="00883DB4">
      <w:pPr>
        <w:pStyle w:val="ListParagraph"/>
        <w:numPr>
          <w:ilvl w:val="3"/>
          <w:numId w:val="50"/>
        </w:numPr>
        <w:spacing w:after="60"/>
        <w:ind w:left="1170" w:right="-180" w:hanging="270"/>
        <w:contextualSpacing w:val="0"/>
      </w:pPr>
      <w:r w:rsidRPr="00C3574A">
        <w:t xml:space="preserve">Clays, silty clays, or sandy clays that are </w:t>
      </w:r>
      <w:proofErr w:type="spellStart"/>
      <w:r w:rsidRPr="00C3574A">
        <w:t>structureless</w:t>
      </w:r>
      <w:proofErr w:type="spellEnd"/>
      <w:r w:rsidRPr="00C3574A">
        <w:t xml:space="preserve"> or have a structure grade of weak or moderate</w:t>
      </w:r>
    </w:p>
    <w:p w14:paraId="4BF965C9" w14:textId="77777777" w:rsidR="00C3574A" w:rsidRPr="00C3574A" w:rsidRDefault="00C3574A" w:rsidP="00883DB4">
      <w:pPr>
        <w:pStyle w:val="ListParagraph"/>
        <w:numPr>
          <w:ilvl w:val="3"/>
          <w:numId w:val="50"/>
        </w:numPr>
        <w:spacing w:after="60"/>
        <w:ind w:left="1170" w:right="-180" w:hanging="270"/>
        <w:contextualSpacing w:val="0"/>
      </w:pPr>
      <w:r w:rsidRPr="00C3574A">
        <w:t xml:space="preserve">Silty clay loams and clay loams that are </w:t>
      </w:r>
      <w:proofErr w:type="spellStart"/>
      <w:r w:rsidRPr="00C3574A">
        <w:t>structureless</w:t>
      </w:r>
      <w:proofErr w:type="spellEnd"/>
      <w:r w:rsidRPr="00C3574A">
        <w:t xml:space="preserve"> or have a structure grade of weak</w:t>
      </w:r>
    </w:p>
    <w:p w14:paraId="39C29B19" w14:textId="77777777" w:rsidR="00C3574A" w:rsidRPr="00C3574A" w:rsidRDefault="00C3574A" w:rsidP="00883DB4">
      <w:pPr>
        <w:pStyle w:val="ListParagraph"/>
        <w:numPr>
          <w:ilvl w:val="3"/>
          <w:numId w:val="50"/>
        </w:numPr>
        <w:spacing w:after="60"/>
        <w:ind w:left="1170" w:right="-180" w:hanging="270"/>
        <w:contextualSpacing w:val="0"/>
      </w:pPr>
      <w:r w:rsidRPr="00C3574A">
        <w:t xml:space="preserve">Dense layers (i.e., that use “d” as a horizon suffix) </w:t>
      </w:r>
    </w:p>
    <w:p w14:paraId="79C4E811" w14:textId="77777777" w:rsidR="00C3574A" w:rsidRPr="00C3574A" w:rsidRDefault="00C3574A" w:rsidP="00883DB4">
      <w:pPr>
        <w:pStyle w:val="ListParagraph"/>
        <w:numPr>
          <w:ilvl w:val="3"/>
          <w:numId w:val="50"/>
        </w:numPr>
        <w:spacing w:after="60"/>
        <w:ind w:left="1170" w:right="-180" w:hanging="270"/>
        <w:contextualSpacing w:val="0"/>
      </w:pPr>
      <w:r w:rsidRPr="00C3574A">
        <w:t xml:space="preserve">Bedrock layers (i.e., Cr or R horizons) where the horizon directly above contains </w:t>
      </w:r>
      <w:proofErr w:type="spellStart"/>
      <w:r w:rsidRPr="00C3574A">
        <w:t>redoximorphic</w:t>
      </w:r>
      <w:proofErr w:type="spellEnd"/>
      <w:r w:rsidRPr="00C3574A">
        <w:t xml:space="preserve"> depletions or a depleted matrix (i.e., color value ≥ 4 with </w:t>
      </w:r>
      <w:proofErr w:type="spellStart"/>
      <w:r w:rsidRPr="00C3574A">
        <w:t>chroma</w:t>
      </w:r>
      <w:proofErr w:type="spellEnd"/>
      <w:r w:rsidRPr="00C3574A">
        <w:t xml:space="preserve"> ≤ 2) due to prolonged wetness and indicative of restricted water flow</w:t>
      </w:r>
    </w:p>
    <w:p w14:paraId="52AC36B1" w14:textId="03D5F03F" w:rsidR="00B53459" w:rsidRPr="00EC51C5" w:rsidRDefault="00B53459" w:rsidP="00883DB4">
      <w:pPr>
        <w:pStyle w:val="H3"/>
        <w:ind w:right="-180"/>
      </w:pPr>
      <w:r w:rsidRPr="00EC51C5">
        <w:t>B. Effective Soil Depth</w:t>
      </w:r>
    </w:p>
    <w:p w14:paraId="33BAF680" w14:textId="739E9F0E" w:rsidR="009530BF" w:rsidRPr="00EC51C5" w:rsidRDefault="00A678F0" w:rsidP="00DF04D6">
      <w:pPr>
        <w:pStyle w:val="ParaB"/>
        <w:ind w:right="-180"/>
      </w:pPr>
      <w:r w:rsidRPr="00EC51C5">
        <w:t>Effective soil depth classes are</w:t>
      </w:r>
      <w:r w:rsidR="009530BF" w:rsidRPr="00EC51C5">
        <w:t xml:space="preserve"> defined as the depth from the soil surface to the upper boundary of a root-restricting layer.</w:t>
      </w:r>
      <w:r w:rsidRPr="00EC51C5">
        <w:t xml:space="preserve"> </w:t>
      </w:r>
      <w:r w:rsidR="009530BF" w:rsidRPr="00EC51C5">
        <w:t xml:space="preserve"> Root-restricting layers include lithic and </w:t>
      </w:r>
      <w:proofErr w:type="spellStart"/>
      <w:r w:rsidR="009530BF" w:rsidRPr="00EC51C5">
        <w:t>paralithic</w:t>
      </w:r>
      <w:proofErr w:type="spellEnd"/>
      <w:r w:rsidR="009530BF" w:rsidRPr="00EC51C5">
        <w:t xml:space="preserve"> contacts, cemented layers, </w:t>
      </w:r>
      <w:proofErr w:type="spellStart"/>
      <w:r w:rsidR="009530BF" w:rsidRPr="00EC51C5">
        <w:t>fragipans</w:t>
      </w:r>
      <w:proofErr w:type="spellEnd"/>
      <w:r w:rsidR="009530BF" w:rsidRPr="00EC51C5">
        <w:t>, and dense horizons.  A sand and/or gravel layer with insufficient fines to fill the voids is also restrictive.  If the lower depth of judging is less than 150 cm, and there is no restricting layer within or at the judging depth, the horizon encountered at the bottom of the judged profile may be assumed to continue to at least 150 cm</w:t>
      </w:r>
      <w:r w:rsidR="00D1666C">
        <w:t xml:space="preserve"> unless the excavations information card indicates otherwise. </w:t>
      </w:r>
    </w:p>
    <w:p w14:paraId="268F49F1" w14:textId="37FF1C51" w:rsidR="009530BF" w:rsidRPr="00EC51C5" w:rsidRDefault="00381FAD" w:rsidP="00883DB4">
      <w:pPr>
        <w:pStyle w:val="TableTitle"/>
      </w:pPr>
      <w:r>
        <w:t xml:space="preserve">Table 8. </w:t>
      </w:r>
      <w:r w:rsidR="00FE697B">
        <w:t xml:space="preserve"> Effective soil depth classes and associated depths.</w:t>
      </w:r>
    </w:p>
    <w:p w14:paraId="62147A4A" w14:textId="77777777" w:rsidR="009530BF" w:rsidRPr="00EC51C5" w:rsidRDefault="007F3217" w:rsidP="00DF04D6">
      <w:pPr>
        <w:ind w:right="-180" w:firstLine="720"/>
      </w:pPr>
      <w:r w:rsidRPr="00EC51C5">
        <w:t>Very Shallow…………root-</w:t>
      </w:r>
      <w:r w:rsidR="009530BF" w:rsidRPr="00EC51C5">
        <w:t>restricting layer within 25 cm of soil surface</w:t>
      </w:r>
    </w:p>
    <w:p w14:paraId="46A45D9F" w14:textId="77777777" w:rsidR="009530BF" w:rsidRPr="00EC51C5" w:rsidRDefault="007F3217" w:rsidP="00DF04D6">
      <w:pPr>
        <w:ind w:right="-180" w:firstLine="720"/>
      </w:pPr>
      <w:r w:rsidRPr="00EC51C5">
        <w:t>Shallow……………</w:t>
      </w:r>
      <w:proofErr w:type="gramStart"/>
      <w:r w:rsidRPr="00EC51C5">
        <w:t>….root</w:t>
      </w:r>
      <w:proofErr w:type="gramEnd"/>
      <w:r w:rsidRPr="00EC51C5">
        <w:t>-restricting layer from 25 to 49</w:t>
      </w:r>
      <w:r w:rsidR="009530BF" w:rsidRPr="00EC51C5">
        <w:t xml:space="preserve"> cm</w:t>
      </w:r>
    </w:p>
    <w:p w14:paraId="2AA87674" w14:textId="77777777" w:rsidR="009530BF" w:rsidRPr="00EC51C5" w:rsidRDefault="007F3217" w:rsidP="00DF04D6">
      <w:pPr>
        <w:ind w:right="-180" w:firstLine="720"/>
      </w:pPr>
      <w:r w:rsidRPr="00EC51C5">
        <w:t>Moderately deep……...root-restricting layer from 50 to 99</w:t>
      </w:r>
      <w:r w:rsidR="009530BF" w:rsidRPr="00EC51C5">
        <w:t xml:space="preserve"> cm</w:t>
      </w:r>
    </w:p>
    <w:p w14:paraId="1BD503E1" w14:textId="77777777" w:rsidR="009530BF" w:rsidRPr="00EC51C5" w:rsidRDefault="007F3217" w:rsidP="00DF04D6">
      <w:pPr>
        <w:ind w:right="-180" w:firstLine="720"/>
      </w:pPr>
      <w:r w:rsidRPr="00EC51C5">
        <w:t>Deep………………</w:t>
      </w:r>
      <w:proofErr w:type="gramStart"/>
      <w:r w:rsidRPr="00EC51C5">
        <w:t>…..</w:t>
      </w:r>
      <w:proofErr w:type="gramEnd"/>
      <w:r w:rsidRPr="00EC51C5">
        <w:t>root-restricting layer from 100 to 149</w:t>
      </w:r>
      <w:r w:rsidR="009530BF" w:rsidRPr="00EC51C5">
        <w:t xml:space="preserve"> cm</w:t>
      </w:r>
    </w:p>
    <w:p w14:paraId="3E9369B0" w14:textId="2748DC4A" w:rsidR="007F3217" w:rsidRPr="00EC51C5" w:rsidRDefault="007F3217" w:rsidP="00883DB4">
      <w:pPr>
        <w:ind w:right="-180" w:firstLine="720"/>
      </w:pPr>
      <w:r w:rsidRPr="00EC51C5">
        <w:t>Very deep…………</w:t>
      </w:r>
      <w:proofErr w:type="gramStart"/>
      <w:r w:rsidRPr="00EC51C5">
        <w:t>…..</w:t>
      </w:r>
      <w:proofErr w:type="gramEnd"/>
      <w:r w:rsidRPr="00EC51C5">
        <w:t>root-</w:t>
      </w:r>
      <w:r w:rsidR="009530BF" w:rsidRPr="00EC51C5">
        <w:t>restricting layer at 150 cm or deeper</w:t>
      </w:r>
    </w:p>
    <w:p w14:paraId="61DB4C7B" w14:textId="0463D4D8" w:rsidR="00D1666C" w:rsidRDefault="00D1666C" w:rsidP="00883DB4">
      <w:pPr>
        <w:pStyle w:val="H3"/>
        <w:ind w:right="-180"/>
      </w:pPr>
      <w:r w:rsidRPr="00883DB4">
        <w:rPr>
          <w:b w:val="0"/>
          <w:kern w:val="0"/>
        </w:rPr>
        <w:lastRenderedPageBreak/>
        <w:t>If the information card</w:t>
      </w:r>
      <w:r w:rsidR="000425EA">
        <w:rPr>
          <w:b w:val="0"/>
          <w:kern w:val="0"/>
        </w:rPr>
        <w:t>, for example,</w:t>
      </w:r>
      <w:r w:rsidRPr="00883DB4">
        <w:rPr>
          <w:b w:val="0"/>
          <w:kern w:val="0"/>
        </w:rPr>
        <w:t xml:space="preserve"> indicates the depth</w:t>
      </w:r>
      <w:r>
        <w:rPr>
          <w:b w:val="0"/>
          <w:kern w:val="0"/>
        </w:rPr>
        <w:t xml:space="preserve"> of the </w:t>
      </w:r>
      <w:r w:rsidR="000425EA">
        <w:rPr>
          <w:b w:val="0"/>
          <w:kern w:val="0"/>
        </w:rPr>
        <w:t>top</w:t>
      </w:r>
      <w:r>
        <w:rPr>
          <w:b w:val="0"/>
          <w:kern w:val="0"/>
        </w:rPr>
        <w:t xml:space="preserve"> of an </w:t>
      </w:r>
      <w:r w:rsidR="000425EA">
        <w:rPr>
          <w:b w:val="0"/>
          <w:kern w:val="0"/>
        </w:rPr>
        <w:t>‘R’ layer the lower depth of judging is the top of the ‘R’ layer even if soil from previous judgers have hidden it at the bottom of the excavation.</w:t>
      </w:r>
    </w:p>
    <w:p w14:paraId="167C3CFB" w14:textId="39D6E32C" w:rsidR="00B53459" w:rsidRPr="00EC51C5" w:rsidRDefault="00B53459" w:rsidP="00883DB4">
      <w:pPr>
        <w:pStyle w:val="H3"/>
        <w:ind w:right="-180"/>
      </w:pPr>
      <w:r w:rsidRPr="00EC51C5">
        <w:t xml:space="preserve">C. </w:t>
      </w:r>
      <w:r w:rsidR="007124CE" w:rsidRPr="00EC51C5">
        <w:t>Water Retention Difference</w:t>
      </w:r>
    </w:p>
    <w:p w14:paraId="43D3F05D" w14:textId="488314E2" w:rsidR="00AD5E2C" w:rsidRDefault="007124CE" w:rsidP="00883DB4">
      <w:pPr>
        <w:pStyle w:val="ParaB"/>
      </w:pPr>
      <w:r w:rsidRPr="00EC51C5">
        <w:t xml:space="preserve">The amount of water that a soil can hold between -33 </w:t>
      </w:r>
      <w:proofErr w:type="spellStart"/>
      <w:r w:rsidRPr="00EC51C5">
        <w:t>kPa</w:t>
      </w:r>
      <w:proofErr w:type="spellEnd"/>
      <w:r w:rsidRPr="00EC51C5">
        <w:t xml:space="preserve"> (-1/3 bar) and -1500 </w:t>
      </w:r>
      <w:proofErr w:type="spellStart"/>
      <w:r w:rsidRPr="00EC51C5">
        <w:t>kPa</w:t>
      </w:r>
      <w:proofErr w:type="spellEnd"/>
      <w:r w:rsidRPr="00EC51C5">
        <w:t xml:space="preserve"> (-15 bars) soil-water tension within the zone accessible to roots is the water retention difference of the soil.  The water retention difference of the whole soil is calculated by estimating the amount of water each horizon can hold, determining which horizons are sufficiently accessible to plant roots to be significant sources of water, and summing the water retention differences of the accessible layers.  Water retention difference is commonly expressed in cm water/cm soil.  Classes are based on the amount of water retention difference in the upper 1.5 m of soil, or above a root-limiting layer, such as a lithic or </w:t>
      </w:r>
      <w:proofErr w:type="spellStart"/>
      <w:r w:rsidRPr="00EC51C5">
        <w:t>paralithic</w:t>
      </w:r>
      <w:proofErr w:type="spellEnd"/>
      <w:r w:rsidRPr="00EC51C5">
        <w:t xml:space="preserve"> contact.  A number of factors are used to determine the water retention difference of individual horizons.  These include texture, clay mineralogy, soil structure, volume of coarse fragments, organic matter content, and bulk density.  For the contest, only texture and volume of coarse fragments will be used to estimate the water retention differences of individual horizons above 1.5 m.  Estimated water retention</w:t>
      </w:r>
      <w:r w:rsidR="00A678F0" w:rsidRPr="00EC51C5">
        <w:t xml:space="preserve"> in relation to texture is provided</w:t>
      </w:r>
      <w:r w:rsidRPr="00EC51C5">
        <w:t xml:space="preserve"> in Table </w:t>
      </w:r>
      <w:r w:rsidR="00381FAD">
        <w:t>10</w:t>
      </w:r>
      <w:r w:rsidRPr="00EC51C5">
        <w:t xml:space="preserve">.  If the instructions for a pit require judging a profile that is less than 1.5 m deep, then assume the last horizon extends to a depth of 1.5 m unless it is directly underlain </w:t>
      </w:r>
      <w:r w:rsidR="00A678F0" w:rsidRPr="00EC51C5">
        <w:t xml:space="preserve">by </w:t>
      </w:r>
      <w:r w:rsidRPr="00EC51C5">
        <w:t xml:space="preserve">or contains a lithic or </w:t>
      </w:r>
      <w:proofErr w:type="spellStart"/>
      <w:r w:rsidRPr="00EC51C5">
        <w:t>paralithic</w:t>
      </w:r>
      <w:proofErr w:type="spellEnd"/>
      <w:r w:rsidRPr="00EC51C5">
        <w:t xml:space="preserve"> contact.  Contestants are to assume that plant roots are sufficiently restricted by these contacts that no water is available below the contact.  Coarse fragments are considered to have negligible (assume zero) moisture retention so estimates must reflect the coarse fragment content (</w:t>
      </w:r>
      <w:r w:rsidR="00EF134F" w:rsidRPr="00EC51C5">
        <w:t xml:space="preserve">i.e., </w:t>
      </w:r>
      <w:r w:rsidRPr="00EC51C5">
        <w:t>subtract the perce</w:t>
      </w:r>
      <w:r w:rsidR="00A678F0" w:rsidRPr="00EC51C5">
        <w:t>ntage of coarse fragment volume from the whole-soil volume</w:t>
      </w:r>
      <w:r w:rsidRPr="00EC51C5">
        <w:t xml:space="preserve">). </w:t>
      </w:r>
      <w:r w:rsidR="00EF134F" w:rsidRPr="00EC51C5">
        <w:t xml:space="preserve"> Table </w:t>
      </w:r>
      <w:r w:rsidR="00381FAD">
        <w:t>11</w:t>
      </w:r>
      <w:r w:rsidR="00EF134F" w:rsidRPr="00EC51C5">
        <w:t xml:space="preserve"> i</w:t>
      </w:r>
      <w:r w:rsidRPr="00EC51C5">
        <w:t>s a sample calculation of water retention difference.</w:t>
      </w:r>
      <w:r w:rsidR="00EF134F" w:rsidRPr="00EC51C5">
        <w:t xml:space="preserve"> </w:t>
      </w:r>
    </w:p>
    <w:p w14:paraId="173214EC" w14:textId="67C4EE60" w:rsidR="001E5056" w:rsidRPr="00EC51C5" w:rsidRDefault="00381FAD" w:rsidP="00883DB4">
      <w:pPr>
        <w:pStyle w:val="TableTitle"/>
      </w:pPr>
      <w:r>
        <w:t>Table 9</w:t>
      </w:r>
      <w:r w:rsidR="00EB714B">
        <w:t xml:space="preserve">. </w:t>
      </w:r>
      <w:r w:rsidR="00EB714B" w:rsidRPr="00EC51C5">
        <w:t>The five classes for water retention difference</w:t>
      </w:r>
    </w:p>
    <w:p w14:paraId="7B682BE2" w14:textId="66687B21" w:rsidR="00EB714B" w:rsidRPr="00883DB4" w:rsidRDefault="00EB714B" w:rsidP="00883DB4">
      <w:pPr>
        <w:pStyle w:val="ListParagraph"/>
        <w:tabs>
          <w:tab w:val="clear" w:pos="7200"/>
          <w:tab w:val="left" w:pos="6750"/>
        </w:tabs>
        <w:ind w:left="1170" w:right="-180" w:firstLine="0"/>
        <w:rPr>
          <w:u w:val="single"/>
        </w:rPr>
      </w:pPr>
      <w:r w:rsidRPr="00883DB4">
        <w:rPr>
          <w:u w:val="single"/>
        </w:rPr>
        <w:t>Water Retention Class</w:t>
      </w:r>
      <w:r w:rsidRPr="00883DB4">
        <w:rPr>
          <w:u w:val="single"/>
        </w:rPr>
        <w:tab/>
        <w:t>Water retention</w:t>
      </w:r>
    </w:p>
    <w:p w14:paraId="77596BFC" w14:textId="77777777" w:rsidR="007124CE" w:rsidRPr="00EC51C5" w:rsidRDefault="00EF134F" w:rsidP="00883DB4">
      <w:pPr>
        <w:pStyle w:val="ListParagraph"/>
        <w:tabs>
          <w:tab w:val="clear" w:pos="7200"/>
          <w:tab w:val="left" w:pos="6750"/>
        </w:tabs>
        <w:ind w:left="1170" w:right="-180" w:firstLine="0"/>
      </w:pPr>
      <w:r w:rsidRPr="00EC51C5">
        <w:t xml:space="preserve">Very Low: </w:t>
      </w:r>
      <w:r w:rsidRPr="00EC51C5">
        <w:tab/>
      </w:r>
      <w:r w:rsidR="007124CE" w:rsidRPr="00EC51C5">
        <w:t>&lt;</w:t>
      </w:r>
      <w:r w:rsidRPr="00EC51C5">
        <w:t xml:space="preserve"> 7.50 cm</w:t>
      </w:r>
    </w:p>
    <w:p w14:paraId="3C90A2F9" w14:textId="08F9D5A2" w:rsidR="007124CE" w:rsidRPr="00EC51C5" w:rsidRDefault="00EF134F" w:rsidP="00883DB4">
      <w:pPr>
        <w:pStyle w:val="ListParagraph"/>
        <w:tabs>
          <w:tab w:val="clear" w:pos="7200"/>
          <w:tab w:val="left" w:pos="6750"/>
        </w:tabs>
        <w:ind w:left="1170" w:right="-180" w:firstLine="0"/>
      </w:pPr>
      <w:r w:rsidRPr="00EC51C5">
        <w:t xml:space="preserve">Low: </w:t>
      </w:r>
      <w:r w:rsidRPr="00EC51C5">
        <w:tab/>
        <w:t>7.50-14.99 cm</w:t>
      </w:r>
    </w:p>
    <w:p w14:paraId="13C91130" w14:textId="77777777" w:rsidR="007124CE" w:rsidRPr="00EC51C5" w:rsidRDefault="007124CE" w:rsidP="00883DB4">
      <w:pPr>
        <w:pStyle w:val="ListParagraph"/>
        <w:tabs>
          <w:tab w:val="clear" w:pos="7200"/>
          <w:tab w:val="left" w:pos="6750"/>
        </w:tabs>
        <w:ind w:left="1170" w:right="-180" w:firstLine="0"/>
      </w:pPr>
      <w:r w:rsidRPr="00EC51C5">
        <w:t>Mediu</w:t>
      </w:r>
      <w:r w:rsidR="00EF134F" w:rsidRPr="00EC51C5">
        <w:t xml:space="preserve">m: </w:t>
      </w:r>
      <w:r w:rsidR="00EF134F" w:rsidRPr="00EC51C5">
        <w:tab/>
        <w:t>15.00-22.49 cm</w:t>
      </w:r>
    </w:p>
    <w:p w14:paraId="23A5130A" w14:textId="73856BE2" w:rsidR="007124CE" w:rsidRPr="00EC51C5" w:rsidRDefault="00EF134F" w:rsidP="00883DB4">
      <w:pPr>
        <w:pStyle w:val="ListParagraph"/>
        <w:tabs>
          <w:tab w:val="clear" w:pos="7200"/>
          <w:tab w:val="left" w:pos="6750"/>
        </w:tabs>
        <w:ind w:left="1170" w:right="-180" w:firstLine="0"/>
      </w:pPr>
      <w:r w:rsidRPr="00EC51C5">
        <w:t xml:space="preserve">High: </w:t>
      </w:r>
      <w:r w:rsidRPr="00EC51C5">
        <w:tab/>
        <w:t>22.50-29.99 cm</w:t>
      </w:r>
    </w:p>
    <w:p w14:paraId="6BBC1836" w14:textId="6088BA9B" w:rsidR="000F693E" w:rsidRPr="00EC51C5" w:rsidRDefault="00EF134F" w:rsidP="00883DB4">
      <w:pPr>
        <w:pStyle w:val="ListParagraph"/>
        <w:tabs>
          <w:tab w:val="clear" w:pos="7200"/>
          <w:tab w:val="left" w:pos="6750"/>
        </w:tabs>
        <w:ind w:left="1170" w:right="-180" w:firstLine="0"/>
      </w:pPr>
      <w:r w:rsidRPr="00EC51C5">
        <w:t xml:space="preserve">Very High: </w:t>
      </w:r>
      <w:r w:rsidRPr="00EC51C5">
        <w:tab/>
        <w:t>&gt; 30 cm</w:t>
      </w:r>
    </w:p>
    <w:p w14:paraId="424EEA28" w14:textId="5641C0EC" w:rsidR="007124CE" w:rsidRPr="00EC51C5" w:rsidRDefault="007124CE" w:rsidP="00883DB4">
      <w:pPr>
        <w:pStyle w:val="TableTitle"/>
      </w:pPr>
      <w:r w:rsidRPr="00EC51C5">
        <w:t>Tabl</w:t>
      </w:r>
      <w:r w:rsidR="00DF71AF" w:rsidRPr="00EC51C5">
        <w:t xml:space="preserve">e </w:t>
      </w:r>
      <w:r w:rsidR="00381FAD">
        <w:t>10</w:t>
      </w:r>
      <w:r w:rsidR="00DF71AF" w:rsidRPr="00EC51C5">
        <w:t>.  Estimated relationships among</w:t>
      </w:r>
      <w:r w:rsidRPr="00EC51C5">
        <w:t xml:space="preserve"> water retention difference </w:t>
      </w:r>
      <w:r w:rsidR="00DF71AF" w:rsidRPr="00EC51C5">
        <w:t>coefficients and soil textural class</w:t>
      </w:r>
      <w:r w:rsidRPr="00EC51C5">
        <w:t>.</w:t>
      </w:r>
    </w:p>
    <w:tbl>
      <w:tblPr>
        <w:tblStyle w:val="TableGrid"/>
        <w:tblW w:w="0" w:type="auto"/>
        <w:tblLook w:val="04A0" w:firstRow="1" w:lastRow="0" w:firstColumn="1" w:lastColumn="0" w:noHBand="0" w:noVBand="1"/>
      </w:tblPr>
      <w:tblGrid>
        <w:gridCol w:w="4788"/>
        <w:gridCol w:w="2160"/>
      </w:tblGrid>
      <w:tr w:rsidR="00EF134F" w:rsidRPr="00EC51C5" w14:paraId="6A988195" w14:textId="77777777" w:rsidTr="00DF71AF">
        <w:tc>
          <w:tcPr>
            <w:tcW w:w="4788" w:type="dxa"/>
            <w:shd w:val="clear" w:color="auto" w:fill="A6A6A6" w:themeFill="background1" w:themeFillShade="A6"/>
          </w:tcPr>
          <w:p w14:paraId="6879D160" w14:textId="0335F618" w:rsidR="00EF134F" w:rsidRPr="00AF3739" w:rsidRDefault="00EF134F" w:rsidP="00883DB4">
            <w:pPr>
              <w:pStyle w:val="TableHead"/>
            </w:pPr>
            <w:r w:rsidRPr="00AF3739">
              <w:t>Texture Class of Soil Horizon</w:t>
            </w:r>
            <w:r w:rsidRPr="00AF3739">
              <w:tab/>
            </w:r>
          </w:p>
        </w:tc>
        <w:tc>
          <w:tcPr>
            <w:tcW w:w="2160" w:type="dxa"/>
            <w:shd w:val="clear" w:color="auto" w:fill="A6A6A6" w:themeFill="background1" w:themeFillShade="A6"/>
          </w:tcPr>
          <w:p w14:paraId="24624FB4" w14:textId="77777777" w:rsidR="00EF134F" w:rsidRPr="00EC51C5" w:rsidRDefault="00EF134F" w:rsidP="00883DB4">
            <w:pPr>
              <w:pStyle w:val="TableHead"/>
            </w:pPr>
            <w:r w:rsidRPr="00EC51C5">
              <w:t>cm H</w:t>
            </w:r>
            <w:r w:rsidRPr="00883DB4">
              <w:rPr>
                <w:bCs/>
                <w:szCs w:val="24"/>
                <w:vertAlign w:val="subscript"/>
              </w:rPr>
              <w:t>2</w:t>
            </w:r>
            <w:r w:rsidRPr="00EC51C5">
              <w:t>O/cm soil</w:t>
            </w:r>
          </w:p>
        </w:tc>
      </w:tr>
      <w:tr w:rsidR="00EF134F" w:rsidRPr="00EC51C5" w14:paraId="56CA58DC" w14:textId="77777777" w:rsidTr="00883DB4">
        <w:tc>
          <w:tcPr>
            <w:tcW w:w="4788" w:type="dxa"/>
            <w:vAlign w:val="center"/>
          </w:tcPr>
          <w:p w14:paraId="3AA6DAFA" w14:textId="339300DE" w:rsidR="00EF134F" w:rsidRPr="00EC51C5" w:rsidRDefault="00EF134F" w:rsidP="00883DB4">
            <w:pPr>
              <w:pStyle w:val="TableBody"/>
            </w:pPr>
            <w:r w:rsidRPr="00EC51C5">
              <w:t>silt, silt loam, silty clay loam, loam, clay loam, and very fine sandy loam</w:t>
            </w:r>
          </w:p>
        </w:tc>
        <w:tc>
          <w:tcPr>
            <w:tcW w:w="2160" w:type="dxa"/>
            <w:vAlign w:val="center"/>
          </w:tcPr>
          <w:p w14:paraId="2E2B8642" w14:textId="77777777" w:rsidR="00EF134F" w:rsidRPr="00883DB4" w:rsidRDefault="00EF134F" w:rsidP="00883DB4">
            <w:pPr>
              <w:pStyle w:val="TableBody"/>
            </w:pPr>
            <w:r w:rsidRPr="00EC51C5">
              <w:t>0.20</w:t>
            </w:r>
          </w:p>
        </w:tc>
      </w:tr>
      <w:tr w:rsidR="00EF134F" w:rsidRPr="00EC51C5" w14:paraId="13345B63" w14:textId="77777777" w:rsidTr="00883DB4">
        <w:tc>
          <w:tcPr>
            <w:tcW w:w="4788" w:type="dxa"/>
            <w:vAlign w:val="center"/>
          </w:tcPr>
          <w:p w14:paraId="2BBFC352" w14:textId="77777777" w:rsidR="00EF134F" w:rsidRPr="00883DB4" w:rsidRDefault="00EF134F" w:rsidP="00883DB4">
            <w:pPr>
              <w:pStyle w:val="TableBody"/>
            </w:pPr>
            <w:r w:rsidRPr="00EC51C5">
              <w:t>sandy loam, fine sandy loam, sandy clay loam, sandy clay, clay, and silty clay</w:t>
            </w:r>
          </w:p>
        </w:tc>
        <w:tc>
          <w:tcPr>
            <w:tcW w:w="2160" w:type="dxa"/>
            <w:vAlign w:val="center"/>
          </w:tcPr>
          <w:p w14:paraId="76B4DAA1" w14:textId="77777777" w:rsidR="00EF134F" w:rsidRPr="00883DB4" w:rsidRDefault="00EF134F" w:rsidP="00883DB4">
            <w:pPr>
              <w:pStyle w:val="TableBody"/>
            </w:pPr>
            <w:r w:rsidRPr="00EC51C5">
              <w:t>0.15</w:t>
            </w:r>
          </w:p>
        </w:tc>
      </w:tr>
      <w:tr w:rsidR="00EF134F" w:rsidRPr="00EC51C5" w14:paraId="0BCBA763" w14:textId="77777777" w:rsidTr="00883DB4">
        <w:tc>
          <w:tcPr>
            <w:tcW w:w="4788" w:type="dxa"/>
            <w:vAlign w:val="center"/>
          </w:tcPr>
          <w:p w14:paraId="5AA2930B" w14:textId="77777777" w:rsidR="00EF134F" w:rsidRPr="00883DB4" w:rsidRDefault="00EF134F" w:rsidP="00883DB4">
            <w:pPr>
              <w:pStyle w:val="TableBody"/>
            </w:pPr>
            <w:r w:rsidRPr="00EC51C5">
              <w:t xml:space="preserve">coarse sandy loam, loamy fine sand, </w:t>
            </w:r>
          </w:p>
          <w:p w14:paraId="778AE277" w14:textId="2995040A" w:rsidR="00EF134F" w:rsidRPr="00EC51C5" w:rsidRDefault="00EF134F" w:rsidP="00883DB4">
            <w:pPr>
              <w:pStyle w:val="TableBody"/>
            </w:pPr>
            <w:r w:rsidRPr="00EC51C5">
              <w:t>loamy very fine sand, and loamy sand</w:t>
            </w:r>
          </w:p>
        </w:tc>
        <w:tc>
          <w:tcPr>
            <w:tcW w:w="2160" w:type="dxa"/>
            <w:vAlign w:val="center"/>
          </w:tcPr>
          <w:p w14:paraId="261EEF36" w14:textId="77777777" w:rsidR="00EF134F" w:rsidRPr="00883DB4" w:rsidRDefault="00EF134F" w:rsidP="00883DB4">
            <w:pPr>
              <w:pStyle w:val="TableBody"/>
            </w:pPr>
            <w:r w:rsidRPr="00EC51C5">
              <w:t>0.10</w:t>
            </w:r>
          </w:p>
        </w:tc>
      </w:tr>
      <w:tr w:rsidR="00EF134F" w:rsidRPr="00EC51C5" w14:paraId="2B68EB37" w14:textId="77777777" w:rsidTr="00883DB4">
        <w:tc>
          <w:tcPr>
            <w:tcW w:w="4788" w:type="dxa"/>
            <w:vAlign w:val="center"/>
          </w:tcPr>
          <w:p w14:paraId="1EE1405B" w14:textId="77777777" w:rsidR="00EF134F" w:rsidRPr="00883DB4" w:rsidRDefault="00EF134F" w:rsidP="00883DB4">
            <w:pPr>
              <w:pStyle w:val="TableBody"/>
            </w:pPr>
            <w:r w:rsidRPr="00EC51C5">
              <w:t>loamy coarse sand and all sands</w:t>
            </w:r>
            <w:r w:rsidRPr="00EC51C5">
              <w:tab/>
            </w:r>
          </w:p>
        </w:tc>
        <w:tc>
          <w:tcPr>
            <w:tcW w:w="2160" w:type="dxa"/>
            <w:vAlign w:val="center"/>
          </w:tcPr>
          <w:p w14:paraId="426EB029" w14:textId="77777777" w:rsidR="00EF134F" w:rsidRPr="00883DB4" w:rsidRDefault="00EF134F" w:rsidP="00883DB4">
            <w:pPr>
              <w:pStyle w:val="TableBody"/>
            </w:pPr>
            <w:r w:rsidRPr="00EC51C5">
              <w:t>0.05</w:t>
            </w:r>
          </w:p>
        </w:tc>
      </w:tr>
    </w:tbl>
    <w:p w14:paraId="4B868AA8" w14:textId="7C2524E9" w:rsidR="00352B42" w:rsidRDefault="00352B42">
      <w:pPr>
        <w:rPr>
          <w:b/>
          <w:bCs/>
          <w:szCs w:val="22"/>
        </w:rPr>
      </w:pPr>
    </w:p>
    <w:p w14:paraId="34B8F1AF" w14:textId="77777777" w:rsidR="00AD5E2C" w:rsidRPr="00EC51C5" w:rsidRDefault="00AD5E2C" w:rsidP="00883DB4">
      <w:pPr>
        <w:pStyle w:val="ParaC"/>
        <w:ind w:left="0"/>
      </w:pPr>
    </w:p>
    <w:p w14:paraId="02F3AAFE" w14:textId="3496C29E" w:rsidR="0089694D" w:rsidRPr="00EC51C5" w:rsidRDefault="00DF71AF" w:rsidP="00883DB4">
      <w:pPr>
        <w:pStyle w:val="TableTitle"/>
      </w:pPr>
      <w:r w:rsidRPr="00EC51C5">
        <w:t xml:space="preserve">Table </w:t>
      </w:r>
      <w:r w:rsidR="00381FAD">
        <w:t>11</w:t>
      </w:r>
      <w:r w:rsidRPr="00EC51C5">
        <w:t xml:space="preserve">. Example calculation for water retention difference. </w:t>
      </w:r>
    </w:p>
    <w:p w14:paraId="5EC6DBA4" w14:textId="16B4E478" w:rsidR="00DF71AF" w:rsidRPr="00F73BA0" w:rsidRDefault="00A678F0" w:rsidP="00883DB4">
      <w:pPr>
        <w:tabs>
          <w:tab w:val="center" w:pos="1080"/>
          <w:tab w:val="center" w:pos="2250"/>
          <w:tab w:val="center" w:pos="4050"/>
          <w:tab w:val="left" w:pos="5310"/>
        </w:tabs>
        <w:ind w:right="-180"/>
        <w:rPr>
          <w:szCs w:val="24"/>
          <w:u w:val="single"/>
        </w:rPr>
      </w:pPr>
      <w:r w:rsidRPr="00F73BA0">
        <w:rPr>
          <w:szCs w:val="24"/>
          <w:u w:val="single"/>
        </w:rPr>
        <w:t>Horizon</w:t>
      </w:r>
      <w:r w:rsidRPr="00F73BA0">
        <w:rPr>
          <w:szCs w:val="24"/>
          <w:u w:val="single"/>
        </w:rPr>
        <w:tab/>
        <w:t>Depth</w:t>
      </w:r>
      <w:r w:rsidRPr="00F73BA0">
        <w:rPr>
          <w:szCs w:val="24"/>
          <w:u w:val="single"/>
        </w:rPr>
        <w:tab/>
      </w:r>
      <w:r w:rsidR="00FD06E9" w:rsidRPr="00F73BA0">
        <w:rPr>
          <w:szCs w:val="24"/>
          <w:u w:val="single"/>
        </w:rPr>
        <w:t>Textural Class</w:t>
      </w:r>
      <w:r w:rsidR="00FD06E9" w:rsidRPr="00F73BA0">
        <w:rPr>
          <w:szCs w:val="24"/>
          <w:u w:val="single"/>
        </w:rPr>
        <w:tab/>
        <w:t>Coarse Fragment</w:t>
      </w:r>
      <w:r w:rsidRPr="00F73BA0">
        <w:rPr>
          <w:szCs w:val="24"/>
          <w:u w:val="single"/>
        </w:rPr>
        <w:t>s</w:t>
      </w:r>
      <w:r w:rsidR="00FD06E9" w:rsidRPr="00F73BA0">
        <w:rPr>
          <w:szCs w:val="24"/>
          <w:u w:val="single"/>
        </w:rPr>
        <w:t xml:space="preserve"> (%)</w:t>
      </w:r>
      <w:r w:rsidR="00FD06E9" w:rsidRPr="00F73BA0">
        <w:rPr>
          <w:szCs w:val="24"/>
          <w:u w:val="single"/>
        </w:rPr>
        <w:tab/>
        <w:t>Water Retention</w:t>
      </w:r>
      <w:r w:rsidR="00720F37">
        <w:rPr>
          <w:szCs w:val="24"/>
          <w:u w:val="single"/>
        </w:rPr>
        <w:t xml:space="preserve"> (cm)</w:t>
      </w:r>
    </w:p>
    <w:p w14:paraId="0DE50663" w14:textId="0AE88A68" w:rsidR="00DF71AF" w:rsidRPr="00F73BA0" w:rsidRDefault="00DF71AF" w:rsidP="00883DB4">
      <w:pPr>
        <w:tabs>
          <w:tab w:val="center" w:pos="1080"/>
          <w:tab w:val="center" w:pos="2250"/>
          <w:tab w:val="center" w:pos="4050"/>
          <w:tab w:val="left" w:pos="5310"/>
        </w:tabs>
        <w:ind w:right="-180"/>
        <w:rPr>
          <w:szCs w:val="24"/>
        </w:rPr>
      </w:pPr>
      <w:proofErr w:type="spellStart"/>
      <w:r w:rsidRPr="00F73BA0">
        <w:rPr>
          <w:szCs w:val="24"/>
        </w:rPr>
        <w:t>Ap</w:t>
      </w:r>
      <w:proofErr w:type="spellEnd"/>
      <w:r w:rsidRPr="00F73BA0">
        <w:rPr>
          <w:szCs w:val="24"/>
        </w:rPr>
        <w:tab/>
        <w:t>0-12</w:t>
      </w:r>
      <w:r w:rsidRPr="00F73BA0">
        <w:rPr>
          <w:szCs w:val="24"/>
        </w:rPr>
        <w:tab/>
        <w:t>ls</w:t>
      </w:r>
      <w:r w:rsidRPr="00F73BA0">
        <w:rPr>
          <w:szCs w:val="24"/>
        </w:rPr>
        <w:tab/>
        <w:t>0</w:t>
      </w:r>
      <w:r w:rsidRPr="00F73BA0">
        <w:rPr>
          <w:szCs w:val="24"/>
        </w:rPr>
        <w:tab/>
        <w:t>(12</w:t>
      </w:r>
      <w:proofErr w:type="gramStart"/>
      <w:r w:rsidRPr="00F73BA0">
        <w:rPr>
          <w:szCs w:val="24"/>
        </w:rPr>
        <w:t>cm)(</w:t>
      </w:r>
      <w:proofErr w:type="gramEnd"/>
      <w:r w:rsidRPr="00F73BA0">
        <w:rPr>
          <w:szCs w:val="24"/>
        </w:rPr>
        <w:t>0.10) =</w:t>
      </w:r>
      <w:r w:rsidR="0057190B" w:rsidRPr="00F73BA0">
        <w:rPr>
          <w:szCs w:val="24"/>
        </w:rPr>
        <w:tab/>
      </w:r>
      <w:r w:rsidRPr="00F73BA0">
        <w:rPr>
          <w:szCs w:val="24"/>
        </w:rPr>
        <w:t>1.2</w:t>
      </w:r>
    </w:p>
    <w:p w14:paraId="2632B558" w14:textId="07403180" w:rsidR="00DF71AF" w:rsidRPr="00F73BA0" w:rsidRDefault="00DF71AF" w:rsidP="00883DB4">
      <w:pPr>
        <w:tabs>
          <w:tab w:val="center" w:pos="1080"/>
          <w:tab w:val="center" w:pos="2250"/>
          <w:tab w:val="center" w:pos="4050"/>
          <w:tab w:val="left" w:pos="5310"/>
        </w:tabs>
        <w:ind w:right="-180"/>
        <w:rPr>
          <w:szCs w:val="24"/>
        </w:rPr>
      </w:pPr>
      <w:r w:rsidRPr="00F73BA0">
        <w:rPr>
          <w:szCs w:val="24"/>
        </w:rPr>
        <w:lastRenderedPageBreak/>
        <w:t>Bt1</w:t>
      </w:r>
      <w:r w:rsidRPr="00F73BA0">
        <w:rPr>
          <w:szCs w:val="24"/>
        </w:rPr>
        <w:tab/>
        <w:t>12-28</w:t>
      </w:r>
      <w:r w:rsidRPr="00F73BA0">
        <w:rPr>
          <w:szCs w:val="24"/>
        </w:rPr>
        <w:tab/>
      </w:r>
      <w:proofErr w:type="spellStart"/>
      <w:r w:rsidRPr="00F73BA0">
        <w:rPr>
          <w:szCs w:val="24"/>
        </w:rPr>
        <w:t>sc</w:t>
      </w:r>
      <w:proofErr w:type="spellEnd"/>
      <w:r w:rsidRPr="00F73BA0">
        <w:rPr>
          <w:szCs w:val="24"/>
        </w:rPr>
        <w:tab/>
        <w:t>0</w:t>
      </w:r>
      <w:r w:rsidRPr="00F73BA0">
        <w:rPr>
          <w:szCs w:val="24"/>
        </w:rPr>
        <w:tab/>
        <w:t>(16</w:t>
      </w:r>
      <w:proofErr w:type="gramStart"/>
      <w:r w:rsidRPr="00F73BA0">
        <w:rPr>
          <w:szCs w:val="24"/>
        </w:rPr>
        <w:t>cm)(</w:t>
      </w:r>
      <w:proofErr w:type="gramEnd"/>
      <w:r w:rsidRPr="00F73BA0">
        <w:rPr>
          <w:szCs w:val="24"/>
        </w:rPr>
        <w:t>0.15) =</w:t>
      </w:r>
      <w:r w:rsidRPr="00F73BA0">
        <w:rPr>
          <w:szCs w:val="24"/>
        </w:rPr>
        <w:tab/>
        <w:t>2.4</w:t>
      </w:r>
    </w:p>
    <w:p w14:paraId="0263BF59" w14:textId="4F6E1E53" w:rsidR="00DF71AF" w:rsidRPr="00F73BA0" w:rsidRDefault="00DF71AF" w:rsidP="00883DB4">
      <w:pPr>
        <w:tabs>
          <w:tab w:val="center" w:pos="1080"/>
          <w:tab w:val="center" w:pos="2250"/>
          <w:tab w:val="center" w:pos="4050"/>
          <w:tab w:val="left" w:pos="5310"/>
        </w:tabs>
        <w:ind w:right="-180"/>
        <w:rPr>
          <w:szCs w:val="24"/>
        </w:rPr>
      </w:pPr>
      <w:r w:rsidRPr="00F73BA0">
        <w:rPr>
          <w:szCs w:val="24"/>
        </w:rPr>
        <w:t>Bt2</w:t>
      </w:r>
      <w:r w:rsidRPr="00F73BA0">
        <w:rPr>
          <w:szCs w:val="24"/>
        </w:rPr>
        <w:tab/>
        <w:t>28-54</w:t>
      </w:r>
      <w:r w:rsidRPr="00F73BA0">
        <w:rPr>
          <w:szCs w:val="24"/>
        </w:rPr>
        <w:tab/>
      </w:r>
      <w:proofErr w:type="spellStart"/>
      <w:r w:rsidRPr="00F73BA0">
        <w:rPr>
          <w:szCs w:val="24"/>
        </w:rPr>
        <w:t>scl</w:t>
      </w:r>
      <w:proofErr w:type="spellEnd"/>
      <w:r w:rsidRPr="00F73BA0">
        <w:rPr>
          <w:szCs w:val="24"/>
        </w:rPr>
        <w:tab/>
        <w:t>0</w:t>
      </w:r>
      <w:r w:rsidRPr="00F73BA0">
        <w:rPr>
          <w:szCs w:val="24"/>
        </w:rPr>
        <w:tab/>
        <w:t>(26</w:t>
      </w:r>
      <w:proofErr w:type="gramStart"/>
      <w:r w:rsidRPr="00F73BA0">
        <w:rPr>
          <w:szCs w:val="24"/>
        </w:rPr>
        <w:t>cm)(</w:t>
      </w:r>
      <w:proofErr w:type="gramEnd"/>
      <w:r w:rsidRPr="00F73BA0">
        <w:rPr>
          <w:szCs w:val="24"/>
        </w:rPr>
        <w:t xml:space="preserve">0.15) = </w:t>
      </w:r>
      <w:r w:rsidRPr="00F73BA0">
        <w:rPr>
          <w:szCs w:val="24"/>
        </w:rPr>
        <w:tab/>
        <w:t>3.9</w:t>
      </w:r>
    </w:p>
    <w:p w14:paraId="47B06CA8" w14:textId="385569AD" w:rsidR="00DF71AF" w:rsidRPr="00F73BA0" w:rsidRDefault="00DF71AF" w:rsidP="00883DB4">
      <w:pPr>
        <w:tabs>
          <w:tab w:val="center" w:pos="1080"/>
          <w:tab w:val="center" w:pos="2250"/>
          <w:tab w:val="center" w:pos="4050"/>
          <w:tab w:val="left" w:pos="5310"/>
        </w:tabs>
        <w:ind w:right="-180"/>
        <w:rPr>
          <w:szCs w:val="24"/>
        </w:rPr>
      </w:pPr>
      <w:r w:rsidRPr="00F73BA0">
        <w:rPr>
          <w:szCs w:val="24"/>
        </w:rPr>
        <w:t>2Bt3</w:t>
      </w:r>
      <w:r w:rsidRPr="00F73BA0">
        <w:rPr>
          <w:szCs w:val="24"/>
        </w:rPr>
        <w:tab/>
        <w:t>54-105</w:t>
      </w:r>
      <w:r w:rsidRPr="00F73BA0">
        <w:rPr>
          <w:szCs w:val="24"/>
        </w:rPr>
        <w:tab/>
        <w:t>l</w:t>
      </w:r>
      <w:r w:rsidRPr="00F73BA0">
        <w:rPr>
          <w:szCs w:val="24"/>
        </w:rPr>
        <w:tab/>
        <w:t>5</w:t>
      </w:r>
      <w:r w:rsidRPr="00F73BA0">
        <w:rPr>
          <w:szCs w:val="24"/>
        </w:rPr>
        <w:tab/>
        <w:t>(51</w:t>
      </w:r>
      <w:proofErr w:type="gramStart"/>
      <w:r w:rsidRPr="00F73BA0">
        <w:rPr>
          <w:szCs w:val="24"/>
        </w:rPr>
        <w:t>cm)(</w:t>
      </w:r>
      <w:proofErr w:type="gramEnd"/>
      <w:r w:rsidRPr="00F73BA0">
        <w:rPr>
          <w:szCs w:val="24"/>
        </w:rPr>
        <w:t xml:space="preserve">0.20)(0.95) = </w:t>
      </w:r>
      <w:r w:rsidRPr="00F73BA0">
        <w:rPr>
          <w:szCs w:val="24"/>
        </w:rPr>
        <w:tab/>
        <w:t>9.69</w:t>
      </w:r>
    </w:p>
    <w:p w14:paraId="56455322" w14:textId="11B305C4" w:rsidR="00DF71AF" w:rsidRPr="00F73BA0" w:rsidRDefault="00DF71AF" w:rsidP="00883DB4">
      <w:pPr>
        <w:tabs>
          <w:tab w:val="center" w:pos="1080"/>
          <w:tab w:val="center" w:pos="2250"/>
          <w:tab w:val="center" w:pos="4050"/>
          <w:tab w:val="left" w:pos="5310"/>
        </w:tabs>
        <w:ind w:right="-180"/>
        <w:rPr>
          <w:szCs w:val="24"/>
        </w:rPr>
      </w:pPr>
      <w:r w:rsidRPr="00F73BA0">
        <w:rPr>
          <w:szCs w:val="24"/>
        </w:rPr>
        <w:t>2Bt4</w:t>
      </w:r>
      <w:r w:rsidRPr="00F73BA0">
        <w:rPr>
          <w:szCs w:val="24"/>
        </w:rPr>
        <w:tab/>
        <w:t>105-132</w:t>
      </w:r>
      <w:r w:rsidRPr="00F73BA0">
        <w:rPr>
          <w:szCs w:val="24"/>
        </w:rPr>
        <w:tab/>
      </w:r>
      <w:proofErr w:type="spellStart"/>
      <w:r w:rsidRPr="00F73BA0">
        <w:rPr>
          <w:szCs w:val="24"/>
        </w:rPr>
        <w:t>grl</w:t>
      </w:r>
      <w:proofErr w:type="spellEnd"/>
      <w:r w:rsidRPr="00F73BA0">
        <w:rPr>
          <w:szCs w:val="24"/>
        </w:rPr>
        <w:tab/>
        <w:t>20</w:t>
      </w:r>
      <w:r w:rsidRPr="00F73BA0">
        <w:rPr>
          <w:szCs w:val="24"/>
        </w:rPr>
        <w:tab/>
        <w:t>(27</w:t>
      </w:r>
      <w:proofErr w:type="gramStart"/>
      <w:r w:rsidRPr="00F73BA0">
        <w:rPr>
          <w:szCs w:val="24"/>
        </w:rPr>
        <w:t>cm)(</w:t>
      </w:r>
      <w:proofErr w:type="gramEnd"/>
      <w:r w:rsidRPr="00F73BA0">
        <w:rPr>
          <w:szCs w:val="24"/>
        </w:rPr>
        <w:t>0.20)(0.80) =</w:t>
      </w:r>
      <w:r w:rsidRPr="00F73BA0">
        <w:rPr>
          <w:szCs w:val="24"/>
        </w:rPr>
        <w:tab/>
        <w:t>4.32</w:t>
      </w:r>
    </w:p>
    <w:p w14:paraId="7117EB88" w14:textId="7112CB82" w:rsidR="00DF71AF" w:rsidRPr="00F73BA0" w:rsidRDefault="00DF71AF" w:rsidP="00883DB4">
      <w:pPr>
        <w:tabs>
          <w:tab w:val="center" w:pos="1080"/>
          <w:tab w:val="center" w:pos="2250"/>
          <w:tab w:val="center" w:pos="4050"/>
          <w:tab w:val="left" w:pos="5310"/>
        </w:tabs>
        <w:ind w:right="-180"/>
        <w:rPr>
          <w:szCs w:val="24"/>
        </w:rPr>
      </w:pPr>
      <w:r w:rsidRPr="00F73BA0">
        <w:rPr>
          <w:szCs w:val="24"/>
        </w:rPr>
        <w:t>2R</w:t>
      </w:r>
      <w:r w:rsidRPr="00F73BA0">
        <w:rPr>
          <w:szCs w:val="24"/>
        </w:rPr>
        <w:tab/>
        <w:t>132+</w:t>
      </w:r>
      <w:r w:rsidRPr="00F73BA0">
        <w:rPr>
          <w:szCs w:val="24"/>
        </w:rPr>
        <w:tab/>
        <w:t>-</w:t>
      </w:r>
      <w:r w:rsidRPr="00F73BA0">
        <w:rPr>
          <w:szCs w:val="24"/>
        </w:rPr>
        <w:tab/>
        <w:t>0</w:t>
      </w:r>
      <w:r w:rsidRPr="00F73BA0">
        <w:rPr>
          <w:szCs w:val="24"/>
        </w:rPr>
        <w:tab/>
      </w:r>
      <w:r w:rsidR="00720F37">
        <w:rPr>
          <w:szCs w:val="24"/>
        </w:rPr>
        <w:tab/>
      </w:r>
      <w:r w:rsidR="00480841">
        <w:rPr>
          <w:szCs w:val="24"/>
        </w:rPr>
        <w:tab/>
      </w:r>
      <w:r w:rsidR="00480841">
        <w:rPr>
          <w:szCs w:val="24"/>
        </w:rPr>
        <w:tab/>
      </w:r>
      <w:r w:rsidRPr="00F73BA0">
        <w:rPr>
          <w:szCs w:val="24"/>
          <w:u w:val="single"/>
        </w:rPr>
        <w:t>0.00</w:t>
      </w:r>
    </w:p>
    <w:p w14:paraId="1C8AD759" w14:textId="620A1139" w:rsidR="00720F37" w:rsidRDefault="00DF71AF" w:rsidP="00883DB4">
      <w:pPr>
        <w:tabs>
          <w:tab w:val="center" w:pos="1080"/>
          <w:tab w:val="center" w:pos="2250"/>
          <w:tab w:val="center" w:pos="4050"/>
          <w:tab w:val="left" w:pos="5310"/>
        </w:tabs>
        <w:ind w:right="-180"/>
        <w:rPr>
          <w:szCs w:val="24"/>
        </w:rPr>
      </w:pPr>
      <w:r w:rsidRPr="00F73BA0">
        <w:rPr>
          <w:szCs w:val="24"/>
        </w:rPr>
        <w:tab/>
      </w:r>
      <w:r w:rsidRPr="00F73BA0">
        <w:rPr>
          <w:szCs w:val="24"/>
        </w:rPr>
        <w:tab/>
      </w:r>
      <w:r w:rsidRPr="00F73BA0">
        <w:rPr>
          <w:szCs w:val="24"/>
        </w:rPr>
        <w:tab/>
      </w:r>
      <w:r w:rsidR="00480841">
        <w:rPr>
          <w:szCs w:val="24"/>
        </w:rPr>
        <w:t xml:space="preserve">       </w:t>
      </w:r>
      <w:r w:rsidR="008B210F">
        <w:rPr>
          <w:szCs w:val="24"/>
        </w:rPr>
        <w:t xml:space="preserve">                         </w:t>
      </w:r>
      <w:r w:rsidR="00480841">
        <w:rPr>
          <w:szCs w:val="24"/>
        </w:rPr>
        <w:t xml:space="preserve">  </w:t>
      </w:r>
      <w:r w:rsidRPr="00F73BA0">
        <w:rPr>
          <w:szCs w:val="24"/>
        </w:rPr>
        <w:t>Total</w:t>
      </w:r>
      <w:r w:rsidR="00FD06E9" w:rsidRPr="00F73BA0">
        <w:rPr>
          <w:szCs w:val="24"/>
        </w:rPr>
        <w:t xml:space="preserve"> water retention difference </w:t>
      </w:r>
      <w:proofErr w:type="gramStart"/>
      <w:r w:rsidR="00FD06E9" w:rsidRPr="00F73BA0">
        <w:rPr>
          <w:szCs w:val="24"/>
        </w:rPr>
        <w:t xml:space="preserve">=  </w:t>
      </w:r>
      <w:r w:rsidRPr="00F73BA0">
        <w:rPr>
          <w:szCs w:val="24"/>
        </w:rPr>
        <w:t>21.51</w:t>
      </w:r>
      <w:proofErr w:type="gramEnd"/>
    </w:p>
    <w:p w14:paraId="7CB99E6E" w14:textId="7F232875" w:rsidR="000F693E" w:rsidRPr="00EC51C5" w:rsidRDefault="00DF71AF" w:rsidP="00883DB4">
      <w:pPr>
        <w:tabs>
          <w:tab w:val="center" w:pos="1080"/>
          <w:tab w:val="center" w:pos="2250"/>
          <w:tab w:val="center" w:pos="4050"/>
          <w:tab w:val="right" w:pos="7110"/>
        </w:tabs>
        <w:ind w:right="-180"/>
      </w:pPr>
      <w:r w:rsidRPr="00F73BA0">
        <w:rPr>
          <w:szCs w:val="24"/>
        </w:rPr>
        <w:tab/>
      </w:r>
      <w:r w:rsidRPr="00F73BA0">
        <w:rPr>
          <w:szCs w:val="24"/>
        </w:rPr>
        <w:tab/>
      </w:r>
      <w:r w:rsidRPr="00F73BA0">
        <w:rPr>
          <w:szCs w:val="24"/>
        </w:rPr>
        <w:tab/>
      </w:r>
      <w:r w:rsidRPr="00F73BA0">
        <w:rPr>
          <w:szCs w:val="24"/>
        </w:rPr>
        <w:tab/>
      </w:r>
      <w:r w:rsidR="00480841">
        <w:rPr>
          <w:szCs w:val="24"/>
        </w:rPr>
        <w:t xml:space="preserve">            </w:t>
      </w:r>
      <w:r w:rsidR="0057190B" w:rsidRPr="00F73BA0">
        <w:rPr>
          <w:szCs w:val="24"/>
        </w:rPr>
        <w:t xml:space="preserve"> </w:t>
      </w:r>
      <w:r w:rsidR="00480841">
        <w:rPr>
          <w:szCs w:val="24"/>
        </w:rPr>
        <w:t xml:space="preserve">                                 </w:t>
      </w:r>
      <w:r w:rsidR="00FD06E9" w:rsidRPr="00F73BA0">
        <w:rPr>
          <w:szCs w:val="24"/>
        </w:rPr>
        <w:t xml:space="preserve">= </w:t>
      </w:r>
      <w:r w:rsidR="0057190B" w:rsidRPr="00F73BA0">
        <w:rPr>
          <w:szCs w:val="24"/>
        </w:rPr>
        <w:t>MEDIUM</w:t>
      </w:r>
    </w:p>
    <w:p w14:paraId="2DED7E82" w14:textId="652FD5BA" w:rsidR="00B53459" w:rsidRPr="00EC51C5" w:rsidRDefault="00B53459" w:rsidP="00883DB4">
      <w:pPr>
        <w:pStyle w:val="H3"/>
        <w:ind w:right="-180"/>
      </w:pPr>
      <w:r w:rsidRPr="00EC51C5">
        <w:t>D. Soil Wetness Class</w:t>
      </w:r>
    </w:p>
    <w:p w14:paraId="0B1B0424" w14:textId="02D41907" w:rsidR="00456A5C" w:rsidRPr="00EC51C5" w:rsidRDefault="00456A5C" w:rsidP="00DF04D6">
      <w:pPr>
        <w:pStyle w:val="ParaB"/>
        <w:ind w:right="-180"/>
      </w:pPr>
      <w:r w:rsidRPr="00EC51C5">
        <w:t xml:space="preserve">Soil wetness class is determined by the depth to specific </w:t>
      </w:r>
      <w:proofErr w:type="spellStart"/>
      <w:r w:rsidRPr="00EC51C5">
        <w:t>redoximorphic</w:t>
      </w:r>
      <w:proofErr w:type="spellEnd"/>
      <w:r w:rsidRPr="00EC51C5">
        <w:t xml:space="preserve"> features (RMF) in the soil</w:t>
      </w:r>
      <w:r w:rsidR="00844F69" w:rsidRPr="00EC51C5">
        <w:t xml:space="preserve"> indicative of prolonged wetness</w:t>
      </w:r>
      <w:r w:rsidRPr="00EC51C5">
        <w:t xml:space="preserve">, specifically depletions with a </w:t>
      </w:r>
      <w:r w:rsidR="00844F69" w:rsidRPr="00EC51C5">
        <w:t xml:space="preserve">color </w:t>
      </w:r>
      <w:proofErr w:type="spellStart"/>
      <w:r w:rsidRPr="00EC51C5">
        <w:t>chroma</w:t>
      </w:r>
      <w:proofErr w:type="spellEnd"/>
      <w:r w:rsidRPr="00EC51C5">
        <w:t xml:space="preserve"> of 2 or less and a </w:t>
      </w:r>
      <w:r w:rsidR="00844F69" w:rsidRPr="00EC51C5">
        <w:t xml:space="preserve">color </w:t>
      </w:r>
      <w:r w:rsidRPr="00EC51C5">
        <w:t xml:space="preserve">value of 4 or more (i.e., gray depletions of at least common abundance as defined by the NRCS).  Redox concentrations alone shall not be sufficient evidence for a state of wetness. </w:t>
      </w:r>
    </w:p>
    <w:p w14:paraId="267A946C" w14:textId="338FC7AC" w:rsidR="00456A5C" w:rsidRPr="00EC51C5" w:rsidRDefault="00161C7C" w:rsidP="00883DB4">
      <w:pPr>
        <w:pStyle w:val="TableTitle"/>
      </w:pPr>
      <w:r>
        <w:t xml:space="preserve">Table 12. </w:t>
      </w:r>
      <w:r w:rsidRPr="00EC51C5">
        <w:t>The wetness classes to be used for this contest</w:t>
      </w:r>
      <w:r>
        <w:t>.</w:t>
      </w:r>
    </w:p>
    <w:p w14:paraId="479CC7AE" w14:textId="1DD0D339" w:rsidR="00456A5C" w:rsidRPr="00EC51C5" w:rsidRDefault="00456A5C" w:rsidP="00883DB4">
      <w:pPr>
        <w:pStyle w:val="ListParagraph"/>
        <w:tabs>
          <w:tab w:val="clear" w:pos="7200"/>
          <w:tab w:val="left" w:pos="6750"/>
        </w:tabs>
        <w:ind w:left="1170" w:right="-180" w:firstLine="0"/>
      </w:pPr>
      <w:r w:rsidRPr="00EC51C5">
        <w:t xml:space="preserve">Very Shallow: </w:t>
      </w:r>
      <w:r w:rsidRPr="00EC51C5">
        <w:tab/>
        <w:t>&lt; 25 cm</w:t>
      </w:r>
    </w:p>
    <w:p w14:paraId="64A52CE2" w14:textId="1D31A86E" w:rsidR="00456A5C" w:rsidRPr="00EC51C5" w:rsidRDefault="00456A5C" w:rsidP="00883DB4">
      <w:pPr>
        <w:pStyle w:val="ListParagraph"/>
        <w:tabs>
          <w:tab w:val="clear" w:pos="7200"/>
          <w:tab w:val="left" w:pos="6750"/>
        </w:tabs>
        <w:ind w:left="1170" w:right="-180" w:firstLine="0"/>
      </w:pPr>
      <w:r w:rsidRPr="00EC51C5">
        <w:t xml:space="preserve">Shallow: </w:t>
      </w:r>
      <w:r w:rsidRPr="00EC51C5">
        <w:tab/>
        <w:t>25 to 49 cm</w:t>
      </w:r>
    </w:p>
    <w:p w14:paraId="2FB7CFAA" w14:textId="15174022" w:rsidR="00456A5C" w:rsidRPr="00EC51C5" w:rsidRDefault="00456A5C" w:rsidP="00883DB4">
      <w:pPr>
        <w:pStyle w:val="ListParagraph"/>
        <w:tabs>
          <w:tab w:val="clear" w:pos="7200"/>
          <w:tab w:val="left" w:pos="6750"/>
        </w:tabs>
        <w:ind w:left="1170" w:right="-180" w:firstLine="0"/>
      </w:pPr>
      <w:r w:rsidRPr="00EC51C5">
        <w:t xml:space="preserve">Moderately Deep: </w:t>
      </w:r>
      <w:r w:rsidRPr="00EC51C5">
        <w:tab/>
        <w:t>50 to 99 cm</w:t>
      </w:r>
    </w:p>
    <w:p w14:paraId="39A6865F" w14:textId="0D74BF22" w:rsidR="00456A5C" w:rsidRPr="00EC51C5" w:rsidRDefault="00456A5C" w:rsidP="00883DB4">
      <w:pPr>
        <w:pStyle w:val="ListParagraph"/>
        <w:tabs>
          <w:tab w:val="clear" w:pos="7200"/>
          <w:tab w:val="left" w:pos="6750"/>
        </w:tabs>
        <w:ind w:left="1170" w:right="-180" w:firstLine="0"/>
      </w:pPr>
      <w:r w:rsidRPr="00EC51C5">
        <w:t xml:space="preserve">Deep: </w:t>
      </w:r>
      <w:r w:rsidRPr="00EC51C5">
        <w:tab/>
        <w:t>100 to 149 cm</w:t>
      </w:r>
    </w:p>
    <w:p w14:paraId="2946F255" w14:textId="5D06D8D6" w:rsidR="00456A5C" w:rsidRPr="00EC51C5" w:rsidRDefault="00456A5C" w:rsidP="00883DB4">
      <w:pPr>
        <w:pStyle w:val="ListParagraph"/>
        <w:tabs>
          <w:tab w:val="clear" w:pos="7200"/>
          <w:tab w:val="left" w:pos="6750"/>
        </w:tabs>
        <w:ind w:left="1170" w:right="-180" w:firstLine="0"/>
      </w:pPr>
      <w:r w:rsidRPr="00EC51C5">
        <w:t>Very Deep:</w:t>
      </w:r>
      <w:r w:rsidRPr="00EC51C5">
        <w:tab/>
        <w:t xml:space="preserve"> &gt;150 cm</w:t>
      </w:r>
    </w:p>
    <w:p w14:paraId="032A23EF" w14:textId="6AB98419" w:rsidR="00B53459" w:rsidRPr="00EC51C5" w:rsidRDefault="00456A5C" w:rsidP="00DF04D6">
      <w:pPr>
        <w:pStyle w:val="ParaB"/>
        <w:ind w:right="-180"/>
      </w:pPr>
      <w:r w:rsidRPr="00EC51C5">
        <w:t xml:space="preserve">If no evidence of wetness exists within the specified depth for characterization and that depth is less than 150 cm, assume </w:t>
      </w:r>
      <w:r w:rsidR="00356EAC" w:rsidRPr="00EC51C5">
        <w:t xml:space="preserve">the wetness class is </w:t>
      </w:r>
      <w:r w:rsidR="007A0AAC" w:rsidRPr="00EC51C5">
        <w:t>“Very d</w:t>
      </w:r>
      <w:r w:rsidRPr="00EC51C5">
        <w:t>eep”.  These classes indicate</w:t>
      </w:r>
      <w:r w:rsidR="00844F69" w:rsidRPr="00EC51C5">
        <w:t xml:space="preserve"> free </w:t>
      </w:r>
      <w:r w:rsidR="00356EAC" w:rsidRPr="00EC51C5">
        <w:t xml:space="preserve">water and </w:t>
      </w:r>
      <w:r w:rsidR="00B81FDE" w:rsidRPr="00EC51C5">
        <w:t>reduction occurs</w:t>
      </w:r>
      <w:r w:rsidRPr="00EC51C5">
        <w:t>, but do not indicate the</w:t>
      </w:r>
      <w:r w:rsidR="00844F69" w:rsidRPr="00EC51C5">
        <w:t xml:space="preserve"> duration of occurrence of free </w:t>
      </w:r>
      <w:r w:rsidRPr="00EC51C5">
        <w:t>water.</w:t>
      </w:r>
    </w:p>
    <w:p w14:paraId="64736830" w14:textId="3B180E7F" w:rsidR="008A46A3" w:rsidRPr="00EC51C5" w:rsidRDefault="008A46A3" w:rsidP="00DF04D6">
      <w:pPr>
        <w:pStyle w:val="H2"/>
        <w:ind w:right="-180"/>
      </w:pPr>
      <w:r w:rsidRPr="00EC51C5">
        <w:t>Part I</w:t>
      </w:r>
      <w:r w:rsidR="0097662D" w:rsidRPr="00EC51C5">
        <w:t>I</w:t>
      </w:r>
      <w:r w:rsidR="00B53459" w:rsidRPr="00EC51C5">
        <w:t xml:space="preserve">I: </w:t>
      </w:r>
      <w:r w:rsidRPr="00EC51C5">
        <w:t>Site Characteristics</w:t>
      </w:r>
    </w:p>
    <w:p w14:paraId="188ACA40" w14:textId="646613F2" w:rsidR="00ED4E6F" w:rsidRPr="00EC51C5" w:rsidRDefault="00ED4E6F" w:rsidP="00883DB4">
      <w:pPr>
        <w:pStyle w:val="H3"/>
        <w:ind w:right="-180"/>
      </w:pPr>
      <w:r w:rsidRPr="00EC51C5">
        <w:t>A. Parent Material</w:t>
      </w:r>
    </w:p>
    <w:p w14:paraId="73B63757" w14:textId="77777777" w:rsidR="007F3CAA" w:rsidRDefault="00A01D4D" w:rsidP="00883DB4">
      <w:pPr>
        <w:pStyle w:val="ParaB"/>
        <w:ind w:right="-180"/>
      </w:pPr>
      <w:r w:rsidRPr="00EC51C5">
        <w:t>Parent material refers to unconsolidated organic and mineral material in which soils form.  As parent material cannot be observed in its original state, inference from the properties of the soil and from</w:t>
      </w:r>
      <w:r w:rsidR="008D5B12" w:rsidRPr="00EC51C5">
        <w:t xml:space="preserve"> other evidence must be used.  </w:t>
      </w:r>
      <w:r w:rsidRPr="00EC51C5">
        <w:t>Mode of deposition and/or weathering may be implied or implicit.</w:t>
      </w:r>
    </w:p>
    <w:p w14:paraId="358B93E5" w14:textId="4A8CAC7C" w:rsidR="009B7DD0" w:rsidRPr="00EC51C5" w:rsidRDefault="009B7DD0" w:rsidP="00883DB4">
      <w:pPr>
        <w:pStyle w:val="ParaB"/>
        <w:ind w:right="-180"/>
      </w:pPr>
      <w:r w:rsidRPr="00EC51C5">
        <w:t>The following parent materials will be used in this contest:</w:t>
      </w:r>
    </w:p>
    <w:p w14:paraId="3E4E52FA" w14:textId="3651D5AD" w:rsidR="009B7DD0" w:rsidRPr="00EC51C5" w:rsidRDefault="002A4BA0" w:rsidP="00883DB4">
      <w:pPr>
        <w:pStyle w:val="ListParagraph"/>
        <w:ind w:right="-180"/>
      </w:pPr>
      <w:proofErr w:type="spellStart"/>
      <w:r>
        <w:t>E</w:t>
      </w:r>
      <w:r w:rsidR="009B7DD0" w:rsidRPr="00EC51C5">
        <w:t>olian</w:t>
      </w:r>
      <w:proofErr w:type="spellEnd"/>
      <w:r w:rsidR="009B7DD0" w:rsidRPr="00EC51C5">
        <w:t xml:space="preserve"> – </w:t>
      </w:r>
      <w:r>
        <w:t xml:space="preserve">or </w:t>
      </w:r>
      <w:r w:rsidR="009B7DD0" w:rsidRPr="00EC51C5">
        <w:t xml:space="preserve">Aeolian </w:t>
      </w:r>
      <w:r w:rsidR="007E4A0B" w:rsidRPr="00EC51C5">
        <w:t>materials</w:t>
      </w:r>
      <w:r w:rsidR="009B7DD0" w:rsidRPr="00EC51C5">
        <w:t xml:space="preserve"> were deposited by wind.</w:t>
      </w:r>
    </w:p>
    <w:p w14:paraId="75208D88" w14:textId="7C7F2715" w:rsidR="002A4BA0" w:rsidRDefault="009B7DD0" w:rsidP="00883DB4">
      <w:pPr>
        <w:pStyle w:val="ListParagraph"/>
        <w:ind w:right="-180"/>
      </w:pPr>
      <w:r w:rsidRPr="00541D2F">
        <w:t xml:space="preserve">Alluvium – </w:t>
      </w:r>
      <w:r w:rsidR="007F3CAA">
        <w:t>u</w:t>
      </w:r>
      <w:r w:rsidR="007F3CAA" w:rsidRPr="007F3CAA">
        <w:t xml:space="preserve">nconsolidated sediments </w:t>
      </w:r>
      <w:r w:rsidR="007F3CAA">
        <w:t xml:space="preserve">were </w:t>
      </w:r>
      <w:r w:rsidR="007F3CAA" w:rsidRPr="007F3CAA">
        <w:t xml:space="preserve">deposited by running water of streams and rivers, including cobbles, gravels, sand, silt, clay, and various mixtures of these. Alluvium may occur on terraces well above present streams, or present flood plains or deltas, or as a fan at the base of a slope. </w:t>
      </w:r>
    </w:p>
    <w:p w14:paraId="02D0A8AE" w14:textId="0999471B" w:rsidR="009B7DD0" w:rsidRPr="00541D2F" w:rsidRDefault="002A4BA0" w:rsidP="00883DB4">
      <w:pPr>
        <w:pStyle w:val="ListParagraph"/>
        <w:ind w:right="-180"/>
      </w:pPr>
      <w:r>
        <w:t xml:space="preserve">Colluvium </w:t>
      </w:r>
      <w:r w:rsidRPr="00E74833">
        <w:t xml:space="preserve">– </w:t>
      </w:r>
      <w:r w:rsidR="007F3CAA">
        <w:t>u</w:t>
      </w:r>
      <w:r w:rsidRPr="00883DB4">
        <w:rPr>
          <w:rFonts w:ascii="Times New Roman" w:hAnsi="Times New Roman"/>
        </w:rPr>
        <w:t xml:space="preserve">nconsolidated, unsorted sediments detached from the hillslopes and deposited at a </w:t>
      </w:r>
      <w:proofErr w:type="spellStart"/>
      <w:r w:rsidRPr="00883DB4">
        <w:rPr>
          <w:rFonts w:ascii="Times New Roman" w:hAnsi="Times New Roman"/>
        </w:rPr>
        <w:t>footslope</w:t>
      </w:r>
      <w:proofErr w:type="spellEnd"/>
      <w:r w:rsidRPr="00883DB4">
        <w:rPr>
          <w:rFonts w:ascii="Times New Roman" w:hAnsi="Times New Roman"/>
        </w:rPr>
        <w:t xml:space="preserve"> by gravity and water. </w:t>
      </w:r>
    </w:p>
    <w:p w14:paraId="09415733" w14:textId="5D75B554" w:rsidR="009B7DD0" w:rsidRPr="00EC51C5" w:rsidRDefault="009B7DD0" w:rsidP="00883DB4">
      <w:pPr>
        <w:pStyle w:val="ListParagraph"/>
        <w:ind w:right="-180"/>
      </w:pPr>
      <w:r w:rsidRPr="00EC51C5">
        <w:t xml:space="preserve">Residuum </w:t>
      </w:r>
      <w:r w:rsidR="002A4BA0" w:rsidRPr="00E74833">
        <w:t xml:space="preserve">– </w:t>
      </w:r>
      <w:r w:rsidR="007F3CAA">
        <w:t>u</w:t>
      </w:r>
      <w:r w:rsidRPr="00EC51C5">
        <w:t>nconsolidated, weathered, or partly weathered mineral material that accumulates by disintegration of bedrock in place.</w:t>
      </w:r>
    </w:p>
    <w:p w14:paraId="1F68EE20" w14:textId="67F5EC23" w:rsidR="009B7DD0" w:rsidRPr="00EC51C5" w:rsidRDefault="009B7DD0" w:rsidP="00DF04D6">
      <w:pPr>
        <w:pStyle w:val="ParaB"/>
        <w:ind w:right="-180"/>
      </w:pPr>
      <w:r w:rsidRPr="00EC51C5">
        <w:t xml:space="preserve">Sometimes two parent materials may be evident in a </w:t>
      </w:r>
      <w:proofErr w:type="spellStart"/>
      <w:r w:rsidRPr="00EC51C5">
        <w:t>pedon</w:t>
      </w:r>
      <w:proofErr w:type="spellEnd"/>
      <w:r w:rsidRPr="00EC51C5">
        <w:t>, for example alluvium over residuum.  If evident, indicate the transition with an Arabic numeral in the “Prefix” column beginning with the number 2 for the first transition.  It is implied that the overlying parent material is number 1.  For example, the following sequence may be found in a profile with two parent materials: A – E – Bt1 – 2Bt2 – 2Bt3 etc.</w:t>
      </w:r>
    </w:p>
    <w:p w14:paraId="3FBA3173" w14:textId="6070D9F2" w:rsidR="009B7DD0" w:rsidRPr="00EC51C5" w:rsidRDefault="009B7DD0" w:rsidP="00883DB4">
      <w:pPr>
        <w:pStyle w:val="H3"/>
        <w:ind w:right="-180"/>
      </w:pPr>
      <w:r w:rsidRPr="00EC51C5">
        <w:lastRenderedPageBreak/>
        <w:t>B. Landform</w:t>
      </w:r>
    </w:p>
    <w:p w14:paraId="79CD01BB" w14:textId="74D806B9" w:rsidR="009B7DD0" w:rsidRPr="00883DB4" w:rsidRDefault="009B7DD0" w:rsidP="00883DB4">
      <w:pPr>
        <w:ind w:right="-180"/>
        <w:rPr>
          <w:sz w:val="16"/>
          <w:szCs w:val="16"/>
        </w:rPr>
      </w:pPr>
      <w:r w:rsidRPr="00EC51C5">
        <w:t>The landform on which the soil pit is located should be identified.</w:t>
      </w:r>
    </w:p>
    <w:p w14:paraId="48C86A41" w14:textId="3A0A530D" w:rsidR="003B1522" w:rsidRPr="00EC51C5" w:rsidRDefault="00D85D9A" w:rsidP="00883DB4">
      <w:pPr>
        <w:pStyle w:val="ListParagraph"/>
        <w:ind w:left="630" w:right="-180" w:hanging="450"/>
      </w:pPr>
      <w:r w:rsidRPr="00883DB4">
        <w:rPr>
          <w:b/>
        </w:rPr>
        <w:t>Uplands</w:t>
      </w:r>
      <w:r w:rsidRPr="00D85D9A">
        <w:t xml:space="preserve"> - Areas dominated by residual and </w:t>
      </w:r>
      <w:proofErr w:type="spellStart"/>
      <w:r w:rsidRPr="00D85D9A">
        <w:t>colluvial</w:t>
      </w:r>
      <w:proofErr w:type="spellEnd"/>
      <w:r w:rsidRPr="00D85D9A">
        <w:t xml:space="preserve"> parent materials and usually occur above floodplains and stream terraces. The bulk of soil material in uplands is produced by physical and chemical weathering of parent material in place and mass wasting, such as soil creep, debris and mud flows, slump, landslides, etc. </w:t>
      </w:r>
    </w:p>
    <w:p w14:paraId="17AED321" w14:textId="339739DF" w:rsidR="009B7DD0" w:rsidRPr="00EC51C5" w:rsidRDefault="009B7DD0" w:rsidP="00883DB4">
      <w:pPr>
        <w:pStyle w:val="ListParagraph"/>
        <w:ind w:left="630" w:right="-180" w:hanging="450"/>
      </w:pPr>
      <w:r w:rsidRPr="00883DB4">
        <w:rPr>
          <w:b/>
        </w:rPr>
        <w:t>Depression</w:t>
      </w:r>
      <w:r w:rsidRPr="00EC51C5">
        <w:t xml:space="preserve"> - </w:t>
      </w:r>
      <w:r w:rsidR="00837C25">
        <w:t>p</w:t>
      </w:r>
      <w:r w:rsidRPr="00EC51C5">
        <w:t>ositions on the landscape where water and/or sediment accumulate.</w:t>
      </w:r>
      <w:r w:rsidR="00587D52" w:rsidRPr="00EC51C5">
        <w:t xml:space="preserve"> </w:t>
      </w:r>
      <w:r w:rsidRPr="00EC51C5">
        <w:t xml:space="preserve">They </w:t>
      </w:r>
      <w:r w:rsidR="00837C25">
        <w:t xml:space="preserve">have </w:t>
      </w:r>
      <w:r w:rsidR="00E45063" w:rsidRPr="00EC51C5">
        <w:t xml:space="preserve">no </w:t>
      </w:r>
      <w:r w:rsidRPr="00EC51C5">
        <w:t>free surface water drainage outlet</w:t>
      </w:r>
      <w:r w:rsidR="00837C25">
        <w:t>.</w:t>
      </w:r>
    </w:p>
    <w:p w14:paraId="4330AFAD" w14:textId="1256B274" w:rsidR="00837C25" w:rsidRPr="00752378" w:rsidRDefault="00884672" w:rsidP="00883DB4">
      <w:pPr>
        <w:pStyle w:val="ListParagraph"/>
        <w:ind w:left="630" w:right="-180" w:hanging="450"/>
      </w:pPr>
      <w:r w:rsidRPr="00883DB4">
        <w:rPr>
          <w:b/>
        </w:rPr>
        <w:t>Floodplain</w:t>
      </w:r>
      <w:r w:rsidRPr="00752378">
        <w:t xml:space="preserve"> - </w:t>
      </w:r>
      <w:r w:rsidR="00837C25" w:rsidRPr="00883DB4">
        <w:rPr>
          <w:sz w:val="20"/>
        </w:rPr>
        <w:t xml:space="preserve">The lowest geomorphic surface which is adjacent to the stream channel and which floods first when the stream goes into flood stage. It is formed by the deposition of alluvium. Each stream has only one floodplain. </w:t>
      </w:r>
    </w:p>
    <w:p w14:paraId="701D23A0" w14:textId="1C2708B5" w:rsidR="00837C25" w:rsidRPr="00837C25" w:rsidRDefault="00837C25" w:rsidP="00883DB4">
      <w:pPr>
        <w:pStyle w:val="ListParagraph"/>
        <w:ind w:left="630" w:right="-180" w:hanging="450"/>
      </w:pPr>
      <w:r w:rsidRPr="00883DB4">
        <w:rPr>
          <w:b/>
        </w:rPr>
        <w:t>Stream Terrace</w:t>
      </w:r>
      <w:r>
        <w:t xml:space="preserve"> - </w:t>
      </w:r>
      <w:r w:rsidRPr="00837C25">
        <w:t>geomorphic surfaces formed by the deposition of alluvium and are higher in elevation than the flood plain. A stream may hav</w:t>
      </w:r>
      <w:r w:rsidR="00F260BD">
        <w:t>e</w:t>
      </w:r>
      <w:r w:rsidRPr="00837C25">
        <w:t xml:space="preserve"> one or more terraces. For the purpose of t</w:t>
      </w:r>
      <w:r w:rsidR="007F5155">
        <w:t>his contest, a landform will not</w:t>
      </w:r>
      <w:r w:rsidRPr="00837C25">
        <w:t xml:space="preserve"> be designated as a stream terrace unless i</w:t>
      </w:r>
      <w:r w:rsidR="00207CAF">
        <w:t>t</w:t>
      </w:r>
      <w:r w:rsidRPr="00837C25">
        <w:t>s</w:t>
      </w:r>
      <w:r w:rsidR="00207CAF">
        <w:t>’</w:t>
      </w:r>
      <w:r w:rsidRPr="00837C25">
        <w:t xml:space="preserve"> association with a present-day stream is reasonably apparent. </w:t>
      </w:r>
    </w:p>
    <w:p w14:paraId="1934C81E" w14:textId="16246A61" w:rsidR="00ED4E6F" w:rsidRPr="00EC51C5" w:rsidRDefault="00ED4E6F" w:rsidP="00883DB4">
      <w:pPr>
        <w:pStyle w:val="H3"/>
        <w:ind w:right="-180"/>
      </w:pPr>
      <w:r w:rsidRPr="00EC51C5">
        <w:t xml:space="preserve">C. Slope </w:t>
      </w:r>
      <w:r w:rsidR="0060749A" w:rsidRPr="00EC51C5">
        <w:t>Gradient</w:t>
      </w:r>
    </w:p>
    <w:p w14:paraId="17351D95" w14:textId="5980A7A5" w:rsidR="00CD6236" w:rsidRPr="00EC51C5" w:rsidRDefault="0060749A" w:rsidP="00DF04D6">
      <w:pPr>
        <w:pStyle w:val="ParaB"/>
        <w:ind w:right="-180"/>
      </w:pPr>
      <w:r w:rsidRPr="00EC51C5">
        <w:t>Slope classes to be used in the contes</w:t>
      </w:r>
      <w:r w:rsidR="00CD6236" w:rsidRPr="00EC51C5">
        <w:t xml:space="preserve">t are listed on the scorecard.  </w:t>
      </w:r>
      <w:r w:rsidRPr="00EC51C5">
        <w:t xml:space="preserve">If a site falls on the boundary of two slope classes, mark the </w:t>
      </w:r>
      <w:r w:rsidRPr="00EC51C5">
        <w:rPr>
          <w:u w:val="single"/>
        </w:rPr>
        <w:t>steeper</w:t>
      </w:r>
      <w:r w:rsidRPr="00EC51C5">
        <w:t xml:space="preserve"> class.  The slo</w:t>
      </w:r>
      <w:r w:rsidR="00CD6236" w:rsidRPr="00EC51C5">
        <w:t xml:space="preserve">pe is to be determined between </w:t>
      </w:r>
      <w:r w:rsidRPr="00EC51C5">
        <w:t xml:space="preserve">two stakes at each site designated for this purpose.  The student is responsible for checking the heights of the stakes.  </w:t>
      </w:r>
    </w:p>
    <w:p w14:paraId="3DB94853" w14:textId="3096B40A" w:rsidR="00ED4E6F" w:rsidRPr="00EC51C5" w:rsidRDefault="00ED4E6F" w:rsidP="00883DB4">
      <w:pPr>
        <w:pStyle w:val="H3"/>
        <w:ind w:right="-180"/>
      </w:pPr>
      <w:r w:rsidRPr="00EC51C5">
        <w:t xml:space="preserve">D. </w:t>
      </w:r>
      <w:r w:rsidR="00F260BD">
        <w:t>Site Position</w:t>
      </w:r>
    </w:p>
    <w:p w14:paraId="05B14CE7" w14:textId="6D6BB1E6" w:rsidR="00F260BD" w:rsidRDefault="00F260BD" w:rsidP="00883DB4">
      <w:pPr>
        <w:pStyle w:val="ParaB"/>
        <w:ind w:right="-180"/>
      </w:pPr>
      <w:r>
        <w:t xml:space="preserve">If the landform is a stream terrace use </w:t>
      </w:r>
      <w:r w:rsidRPr="00883DB4">
        <w:rPr>
          <w:b/>
        </w:rPr>
        <w:t>riser</w:t>
      </w:r>
      <w:r>
        <w:t xml:space="preserve"> or </w:t>
      </w:r>
      <w:r w:rsidRPr="00883DB4">
        <w:rPr>
          <w:b/>
        </w:rPr>
        <w:t>tread</w:t>
      </w:r>
      <w:r>
        <w:t xml:space="preserve"> for the site position.</w:t>
      </w:r>
      <w:r w:rsidR="00AE249F">
        <w:t xml:space="preserve"> </w:t>
      </w:r>
      <w:r w:rsidR="00AE249F" w:rsidRPr="00AE249F">
        <w:t xml:space="preserve">A terrace consists of a flat or gently sloping geomorphic surface, called a </w:t>
      </w:r>
      <w:r w:rsidR="008B210F" w:rsidRPr="00AE249F">
        <w:t>tread that</w:t>
      </w:r>
      <w:r w:rsidR="00AE249F" w:rsidRPr="00AE249F">
        <w:t xml:space="preserve"> is typically bounded </w:t>
      </w:r>
      <w:r w:rsidR="007F5155">
        <w:t xml:space="preserve">on </w:t>
      </w:r>
      <w:r w:rsidR="00AE249F" w:rsidRPr="00AE249F">
        <w:t>one side by a steeper ascending slope, which</w:t>
      </w:r>
      <w:r w:rsidR="007F5155">
        <w:t xml:space="preserve"> is called a "riser." </w:t>
      </w:r>
    </w:p>
    <w:p w14:paraId="2AEB8531" w14:textId="5B2B0695" w:rsidR="000F693E" w:rsidRPr="00EC51C5" w:rsidRDefault="00587D52" w:rsidP="00883DB4">
      <w:pPr>
        <w:pStyle w:val="ParaB"/>
        <w:ind w:right="-180"/>
      </w:pPr>
      <w:r w:rsidRPr="00EC51C5">
        <w:t>Uplands shall be described according</w:t>
      </w:r>
      <w:r w:rsidR="008B210F">
        <w:t xml:space="preserve"> the </w:t>
      </w:r>
      <w:proofErr w:type="spellStart"/>
      <w:r w:rsidR="008B210F">
        <w:t>Ruhe</w:t>
      </w:r>
      <w:proofErr w:type="spellEnd"/>
      <w:r w:rsidR="008B210F">
        <w:t xml:space="preserve"> </w:t>
      </w:r>
      <w:proofErr w:type="spellStart"/>
      <w:r w:rsidR="008B210F">
        <w:t>hilslope</w:t>
      </w:r>
      <w:proofErr w:type="spellEnd"/>
      <w:r w:rsidR="008B210F">
        <w:t xml:space="preserve"> model (Figure 1), and</w:t>
      </w:r>
      <w:r w:rsidRPr="00EC51C5">
        <w:t xml:space="preserve"> the following</w:t>
      </w:r>
      <w:r w:rsidR="00EC073A">
        <w:t>:</w:t>
      </w:r>
      <w:r w:rsidRPr="00EC51C5">
        <w:t xml:space="preserve"> </w:t>
      </w:r>
    </w:p>
    <w:p w14:paraId="2CD5DD99" w14:textId="648DDF38" w:rsidR="000F693E" w:rsidRPr="00EC51C5" w:rsidRDefault="000F693E" w:rsidP="00883DB4">
      <w:pPr>
        <w:pStyle w:val="ParaB"/>
        <w:ind w:left="1620" w:right="-187" w:hanging="1620"/>
      </w:pPr>
      <w:r w:rsidRPr="00883DB4">
        <w:rPr>
          <w:b/>
        </w:rPr>
        <w:t>Summit</w:t>
      </w:r>
      <w:r w:rsidR="006A2E69" w:rsidRPr="00EC51C5">
        <w:t xml:space="preserve"> (SU)</w:t>
      </w:r>
      <w:r w:rsidRPr="00EC51C5">
        <w:t xml:space="preserve"> - The topographically highest position of a hill</w:t>
      </w:r>
      <w:r w:rsidR="007F18E8" w:rsidRPr="00EC51C5">
        <w:t xml:space="preserve"> </w:t>
      </w:r>
      <w:r w:rsidRPr="00EC51C5">
        <w:t>slope profile with a</w:t>
      </w:r>
      <w:r w:rsidR="00F05DD2">
        <w:t xml:space="preserve"> </w:t>
      </w:r>
      <w:r w:rsidRPr="00EC51C5">
        <w:t>nearly level (planar or only slightly convex) surface.  Ridge tops are included under summit since they are topographic highs and are usually planar in one direction.</w:t>
      </w:r>
    </w:p>
    <w:p w14:paraId="4D96BA78" w14:textId="2F1FC18C" w:rsidR="000F693E" w:rsidRPr="00EC51C5" w:rsidRDefault="000F693E" w:rsidP="00883DB4">
      <w:pPr>
        <w:pStyle w:val="ParaB"/>
        <w:ind w:left="1620" w:right="-187" w:hanging="1620"/>
      </w:pPr>
      <w:r w:rsidRPr="00883DB4">
        <w:rPr>
          <w:b/>
        </w:rPr>
        <w:t>Shoulder</w:t>
      </w:r>
      <w:r w:rsidR="006A2E69" w:rsidRPr="00EC51C5">
        <w:t xml:space="preserve"> (SH)</w:t>
      </w:r>
      <w:r w:rsidRPr="00EC51C5">
        <w:t xml:space="preserve"> - The hill</w:t>
      </w:r>
      <w:r w:rsidR="007F18E8" w:rsidRPr="00EC51C5">
        <w:t xml:space="preserve"> </w:t>
      </w:r>
      <w:r w:rsidRPr="00EC51C5">
        <w:t>slope profile position that forms the convex, erosional surface near the top of a hill</w:t>
      </w:r>
      <w:r w:rsidR="007F18E8" w:rsidRPr="00EC51C5">
        <w:t xml:space="preserve"> </w:t>
      </w:r>
      <w:r w:rsidRPr="00EC51C5">
        <w:t xml:space="preserve">slope.  It comprises the transition zone from summit to </w:t>
      </w:r>
      <w:proofErr w:type="spellStart"/>
      <w:r w:rsidRPr="00EC51C5">
        <w:t>backslope</w:t>
      </w:r>
      <w:proofErr w:type="spellEnd"/>
      <w:r w:rsidRPr="00EC51C5">
        <w:t>.</w:t>
      </w:r>
    </w:p>
    <w:p w14:paraId="4D2E58F6" w14:textId="69B48FF6" w:rsidR="000F693E" w:rsidRPr="00EC51C5" w:rsidRDefault="000F693E" w:rsidP="00883DB4">
      <w:pPr>
        <w:pStyle w:val="ParaB"/>
        <w:ind w:left="1620" w:right="-187" w:hanging="1620"/>
      </w:pPr>
      <w:proofErr w:type="spellStart"/>
      <w:r w:rsidRPr="00883DB4">
        <w:rPr>
          <w:b/>
        </w:rPr>
        <w:t>Backslope</w:t>
      </w:r>
      <w:proofErr w:type="spellEnd"/>
      <w:r w:rsidR="006A2E69" w:rsidRPr="00EC51C5">
        <w:t xml:space="preserve"> (BS)</w:t>
      </w:r>
      <w:r w:rsidRPr="00EC51C5">
        <w:t xml:space="preserve"> - This position includes all landscape positions between the shoulder and </w:t>
      </w:r>
      <w:proofErr w:type="spellStart"/>
      <w:r w:rsidRPr="00EC51C5">
        <w:t>footslope</w:t>
      </w:r>
      <w:proofErr w:type="spellEnd"/>
      <w:r w:rsidRPr="00EC51C5">
        <w:t>.</w:t>
      </w:r>
    </w:p>
    <w:p w14:paraId="44B4E456" w14:textId="2C83CA7E" w:rsidR="000F693E" w:rsidRPr="00EC51C5" w:rsidRDefault="000F693E" w:rsidP="00883DB4">
      <w:pPr>
        <w:pStyle w:val="ParaB"/>
        <w:ind w:left="1620" w:right="-187" w:hanging="1620"/>
      </w:pPr>
      <w:proofErr w:type="spellStart"/>
      <w:r w:rsidRPr="00883DB4">
        <w:rPr>
          <w:b/>
        </w:rPr>
        <w:t>Footslope</w:t>
      </w:r>
      <w:proofErr w:type="spellEnd"/>
      <w:r w:rsidRPr="00EC51C5">
        <w:t xml:space="preserve"> </w:t>
      </w:r>
      <w:r w:rsidR="006A2E69" w:rsidRPr="00EC51C5">
        <w:t xml:space="preserve">(FS) </w:t>
      </w:r>
      <w:r w:rsidRPr="00EC51C5">
        <w:t>- The position that forms the concave surface at the base of a hill</w:t>
      </w:r>
      <w:r w:rsidR="007F18E8" w:rsidRPr="00EC51C5">
        <w:t xml:space="preserve"> </w:t>
      </w:r>
      <w:r w:rsidRPr="00EC51C5">
        <w:t xml:space="preserve">slope.  In some landscapes, the </w:t>
      </w:r>
      <w:proofErr w:type="spellStart"/>
      <w:r w:rsidRPr="00EC51C5">
        <w:t>footslope</w:t>
      </w:r>
      <w:proofErr w:type="spellEnd"/>
      <w:r w:rsidRPr="00EC51C5">
        <w:t xml:space="preserve"> may gradu</w:t>
      </w:r>
      <w:r w:rsidR="007F18E8" w:rsidRPr="00EC51C5">
        <w:t xml:space="preserve">ally transition into a </w:t>
      </w:r>
      <w:proofErr w:type="spellStart"/>
      <w:r w:rsidR="007F18E8" w:rsidRPr="00EC51C5">
        <w:t>toeslope</w:t>
      </w:r>
      <w:proofErr w:type="spellEnd"/>
      <w:r w:rsidRPr="00EC51C5">
        <w:t>.</w:t>
      </w:r>
    </w:p>
    <w:p w14:paraId="5794A8E2" w14:textId="4C32C14E" w:rsidR="008B210F" w:rsidRPr="00EC51C5" w:rsidRDefault="000F693E" w:rsidP="00883DB4">
      <w:pPr>
        <w:pStyle w:val="ParaB"/>
        <w:ind w:left="1620" w:right="-187" w:hanging="1620"/>
      </w:pPr>
      <w:proofErr w:type="spellStart"/>
      <w:r w:rsidRPr="00883DB4">
        <w:rPr>
          <w:b/>
        </w:rPr>
        <w:t>Toeslope</w:t>
      </w:r>
      <w:proofErr w:type="spellEnd"/>
      <w:r w:rsidRPr="00EC51C5">
        <w:t xml:space="preserve"> </w:t>
      </w:r>
      <w:r w:rsidR="006A2E69" w:rsidRPr="00EC51C5">
        <w:t xml:space="preserve">(TS) </w:t>
      </w:r>
      <w:r w:rsidRPr="00EC51C5">
        <w:t xml:space="preserve">- </w:t>
      </w:r>
      <w:r w:rsidR="007F18E8" w:rsidRPr="00EC51C5">
        <w:t xml:space="preserve">The lowest component that extends away from the base of the hill slope. </w:t>
      </w:r>
      <w:r w:rsidR="006A2E69" w:rsidRPr="00EC51C5">
        <w:t xml:space="preserve"> </w:t>
      </w:r>
      <w:proofErr w:type="spellStart"/>
      <w:r w:rsidR="007F18E8" w:rsidRPr="00EC51C5">
        <w:t>Toeslopes</w:t>
      </w:r>
      <w:proofErr w:type="spellEnd"/>
      <w:r w:rsidR="007F18E8" w:rsidRPr="00EC51C5">
        <w:t xml:space="preserve"> are typically linear in shape.  The </w:t>
      </w:r>
      <w:proofErr w:type="spellStart"/>
      <w:r w:rsidR="007F18E8" w:rsidRPr="00EC51C5">
        <w:t>toeslope</w:t>
      </w:r>
      <w:proofErr w:type="spellEnd"/>
      <w:r w:rsidR="007F18E8" w:rsidRPr="00EC51C5">
        <w:t xml:space="preserve"> may gently transition to a floodplain or depression.  If the pit located in a closed depression center that is linear in shape, </w:t>
      </w:r>
      <w:proofErr w:type="spellStart"/>
      <w:r w:rsidR="007F18E8" w:rsidRPr="00EC51C5">
        <w:t>toeslope</w:t>
      </w:r>
      <w:proofErr w:type="spellEnd"/>
      <w:r w:rsidR="007F18E8" w:rsidRPr="00EC51C5">
        <w:t xml:space="preserve"> should be marked.</w:t>
      </w:r>
    </w:p>
    <w:p w14:paraId="75FB6CE7" w14:textId="56DCC636" w:rsidR="0045282A" w:rsidRPr="00EC51C5" w:rsidRDefault="0045282A" w:rsidP="00883DB4">
      <w:pPr>
        <w:pStyle w:val="ParaB"/>
        <w:ind w:right="-180"/>
      </w:pPr>
    </w:p>
    <w:p w14:paraId="657C8C6A" w14:textId="77777777" w:rsidR="00812445" w:rsidRPr="00EC51C5" w:rsidRDefault="00812445" w:rsidP="00DF04D6">
      <w:pPr>
        <w:ind w:right="-180"/>
      </w:pPr>
      <w:r w:rsidRPr="00A9544C">
        <w:rPr>
          <w:noProof/>
        </w:rPr>
        <w:lastRenderedPageBreak/>
        <w:drawing>
          <wp:inline distT="0" distB="0" distL="0" distR="0" wp14:anchorId="6150169E" wp14:editId="58809DE3">
            <wp:extent cx="5305647" cy="1765688"/>
            <wp:effectExtent l="0" t="0" r="0" b="63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5647" cy="1765688"/>
                    </a:xfrm>
                    <a:prstGeom prst="rect">
                      <a:avLst/>
                    </a:prstGeom>
                    <a:noFill/>
                  </pic:spPr>
                </pic:pic>
              </a:graphicData>
            </a:graphic>
          </wp:inline>
        </w:drawing>
      </w:r>
    </w:p>
    <w:p w14:paraId="25E06500" w14:textId="157B7D92" w:rsidR="007A1E69" w:rsidRPr="00EC51C5" w:rsidRDefault="007A1E69" w:rsidP="00DF04D6">
      <w:pPr>
        <w:pStyle w:val="FigureLegend"/>
        <w:ind w:right="-180"/>
      </w:pPr>
      <w:r>
        <w:t xml:space="preserve">Figure 1. </w:t>
      </w:r>
      <w:r w:rsidRPr="00EC51C5">
        <w:t xml:space="preserve">The diagram </w:t>
      </w:r>
      <w:r>
        <w:t>of the hillslope model</w:t>
      </w:r>
      <w:r w:rsidRPr="00EC51C5">
        <w:t xml:space="preserve"> adapted </w:t>
      </w:r>
      <w:r>
        <w:t xml:space="preserve">from </w:t>
      </w:r>
      <w:proofErr w:type="spellStart"/>
      <w:r>
        <w:t>Ruhe</w:t>
      </w:r>
      <w:proofErr w:type="spellEnd"/>
      <w:r>
        <w:t xml:space="preserve"> (1975).</w:t>
      </w:r>
    </w:p>
    <w:p w14:paraId="7C0AFAA3" w14:textId="33C8BAF1" w:rsidR="00ED4E6F" w:rsidRPr="00EC51C5" w:rsidRDefault="00ED4E6F" w:rsidP="00883DB4">
      <w:pPr>
        <w:pStyle w:val="H3"/>
        <w:ind w:right="-180"/>
      </w:pPr>
      <w:r w:rsidRPr="00EC51C5">
        <w:t>E. Surface Runoff</w:t>
      </w:r>
    </w:p>
    <w:p w14:paraId="56C1039F" w14:textId="423F8CB8" w:rsidR="008357F7" w:rsidRPr="00EC51C5" w:rsidRDefault="00647F80" w:rsidP="00883DB4">
      <w:pPr>
        <w:pStyle w:val="ParaB"/>
        <w:ind w:right="-180"/>
      </w:pPr>
      <w:r w:rsidRPr="00EC51C5">
        <w:t xml:space="preserve">Surface runoff refers to water that flows away from the soil over the land surface.  Surface runoff is controlled by a number of factors including soil properties, climate, and plant cover.  Runoff can be significantly altered by management (i.e., natural cover, cultivation, minimum tillage operations, etc.).  For the purpose of this contest, only the runoff classes in Table </w:t>
      </w:r>
      <w:r w:rsidR="00055E27">
        <w:t>13</w:t>
      </w:r>
      <w:r w:rsidRPr="00EC51C5">
        <w:t xml:space="preserve"> will be used.  </w:t>
      </w:r>
    </w:p>
    <w:p w14:paraId="45B4C50D" w14:textId="1B064CA8" w:rsidR="00647F80" w:rsidRPr="00EC51C5" w:rsidRDefault="00647F80">
      <w:pPr>
        <w:pStyle w:val="TableTitle"/>
      </w:pPr>
      <w:r w:rsidRPr="00EC51C5">
        <w:t xml:space="preserve">Table </w:t>
      </w:r>
      <w:r w:rsidR="00055E27">
        <w:t>13</w:t>
      </w:r>
      <w:r w:rsidRPr="00EC51C5">
        <w:t>.  Surface runoff classes.</w:t>
      </w:r>
    </w:p>
    <w:p w14:paraId="42F858D7" w14:textId="2B91BD7C" w:rsidR="00647F80" w:rsidRPr="00EC51C5" w:rsidRDefault="00647F80" w:rsidP="00DF04D6">
      <w:pPr>
        <w:ind w:right="-180"/>
        <w:rPr>
          <w:szCs w:val="24"/>
        </w:rPr>
      </w:pPr>
      <w:r w:rsidRPr="00EC51C5">
        <w:rPr>
          <w:szCs w:val="24"/>
        </w:rPr>
        <w:t>_________________________________________________________</w:t>
      </w:r>
      <w:r w:rsidR="007B0F06" w:rsidRPr="00EC51C5">
        <w:rPr>
          <w:szCs w:val="24"/>
        </w:rPr>
        <w:t>_____________</w:t>
      </w:r>
      <w:r w:rsidR="00796542" w:rsidRPr="00EC51C5">
        <w:rPr>
          <w:szCs w:val="24"/>
        </w:rPr>
        <w:t>_</w:t>
      </w:r>
    </w:p>
    <w:p w14:paraId="4C751722" w14:textId="77777777" w:rsidR="00647F80" w:rsidRPr="00EC51C5" w:rsidRDefault="00647F80" w:rsidP="00DF04D6">
      <w:pPr>
        <w:ind w:right="-180"/>
        <w:rPr>
          <w:szCs w:val="24"/>
          <w:u w:val="single"/>
        </w:rPr>
      </w:pPr>
      <w:r w:rsidRPr="00EC51C5">
        <w:rPr>
          <w:szCs w:val="24"/>
        </w:rPr>
        <w:tab/>
      </w:r>
      <w:r w:rsidRPr="00EC51C5">
        <w:rPr>
          <w:szCs w:val="24"/>
        </w:rPr>
        <w:tab/>
      </w:r>
      <w:r w:rsidR="00796542" w:rsidRPr="00EC51C5">
        <w:rPr>
          <w:szCs w:val="24"/>
        </w:rPr>
        <w:tab/>
      </w:r>
      <w:r w:rsidRPr="00EC51C5">
        <w:rPr>
          <w:szCs w:val="24"/>
        </w:rPr>
        <w:tab/>
      </w:r>
      <w:r w:rsidRPr="00EC51C5">
        <w:rPr>
          <w:szCs w:val="24"/>
          <w:u w:val="single"/>
        </w:rPr>
        <w:t>Hydraulic Conductivity of the Surface Horizon</w:t>
      </w:r>
    </w:p>
    <w:p w14:paraId="430543D3" w14:textId="603AE1BA" w:rsidR="00647F80" w:rsidRPr="00883DB4" w:rsidRDefault="00796542" w:rsidP="00DF04D6">
      <w:pPr>
        <w:ind w:right="-180"/>
        <w:rPr>
          <w:szCs w:val="24"/>
          <w:u w:val="single"/>
        </w:rPr>
      </w:pPr>
      <w:r w:rsidRPr="00883DB4">
        <w:rPr>
          <w:szCs w:val="24"/>
          <w:u w:val="single"/>
        </w:rPr>
        <w:tab/>
        <w:t>% S</w:t>
      </w:r>
      <w:r w:rsidR="00647F80" w:rsidRPr="00883DB4">
        <w:rPr>
          <w:szCs w:val="24"/>
          <w:u w:val="single"/>
        </w:rPr>
        <w:t>lope</w:t>
      </w:r>
      <w:r w:rsidR="00647F80" w:rsidRPr="00883DB4">
        <w:rPr>
          <w:szCs w:val="24"/>
          <w:u w:val="single"/>
        </w:rPr>
        <w:tab/>
      </w:r>
      <w:r w:rsidRPr="00883DB4">
        <w:rPr>
          <w:szCs w:val="24"/>
          <w:u w:val="single"/>
        </w:rPr>
        <w:tab/>
      </w:r>
      <w:r w:rsidR="00647F80" w:rsidRPr="00883DB4">
        <w:rPr>
          <w:szCs w:val="24"/>
          <w:u w:val="single"/>
        </w:rPr>
        <w:t>High</w:t>
      </w:r>
      <w:r w:rsidR="00647F80" w:rsidRPr="00883DB4">
        <w:rPr>
          <w:szCs w:val="24"/>
          <w:u w:val="single"/>
        </w:rPr>
        <w:tab/>
      </w:r>
      <w:r w:rsidR="00647F80" w:rsidRPr="00883DB4">
        <w:rPr>
          <w:szCs w:val="24"/>
          <w:u w:val="single"/>
        </w:rPr>
        <w:tab/>
        <w:t>Moderate</w:t>
      </w:r>
      <w:r w:rsidR="00647F80" w:rsidRPr="00883DB4">
        <w:rPr>
          <w:szCs w:val="24"/>
          <w:u w:val="single"/>
        </w:rPr>
        <w:tab/>
      </w:r>
      <w:r w:rsidR="00647F80" w:rsidRPr="00883DB4">
        <w:rPr>
          <w:szCs w:val="24"/>
          <w:u w:val="single"/>
        </w:rPr>
        <w:tab/>
        <w:t>Low</w:t>
      </w:r>
      <w:r w:rsidR="000F0152">
        <w:rPr>
          <w:szCs w:val="24"/>
          <w:u w:val="single"/>
        </w:rPr>
        <w:tab/>
      </w:r>
      <w:r w:rsidR="000F0152">
        <w:rPr>
          <w:szCs w:val="24"/>
          <w:u w:val="single"/>
        </w:rPr>
        <w:tab/>
      </w:r>
    </w:p>
    <w:p w14:paraId="18B5DC37" w14:textId="6AA3D18E" w:rsidR="00647F80" w:rsidRPr="00EC51C5" w:rsidRDefault="00647F80" w:rsidP="00DF04D6">
      <w:pPr>
        <w:ind w:right="-180"/>
        <w:rPr>
          <w:szCs w:val="24"/>
        </w:rPr>
      </w:pPr>
      <w:r w:rsidRPr="00EC51C5">
        <w:rPr>
          <w:szCs w:val="24"/>
        </w:rPr>
        <w:tab/>
      </w:r>
      <w:r w:rsidRPr="00EC51C5">
        <w:rPr>
          <w:szCs w:val="24"/>
        </w:rPr>
        <w:tab/>
      </w:r>
      <w:r w:rsidRPr="00EC51C5">
        <w:rPr>
          <w:szCs w:val="24"/>
        </w:rPr>
        <w:tab/>
      </w:r>
      <w:r w:rsidR="00796542" w:rsidRPr="00EC51C5">
        <w:rPr>
          <w:szCs w:val="24"/>
        </w:rPr>
        <w:tab/>
      </w:r>
      <w:r w:rsidRPr="00EC51C5">
        <w:rPr>
          <w:szCs w:val="24"/>
        </w:rPr>
        <w:t>------------   surface runoff class   ----------------</w:t>
      </w:r>
    </w:p>
    <w:p w14:paraId="13CDE195" w14:textId="29AB1FA9" w:rsidR="00647F80" w:rsidRPr="00EC51C5" w:rsidRDefault="007D4CB5" w:rsidP="00883DB4">
      <w:pPr>
        <w:pStyle w:val="ListParagraph"/>
        <w:numPr>
          <w:ilvl w:val="1"/>
          <w:numId w:val="31"/>
        </w:numPr>
        <w:tabs>
          <w:tab w:val="clear" w:pos="7200"/>
          <w:tab w:val="center" w:pos="6930"/>
        </w:tabs>
        <w:ind w:right="-180"/>
      </w:pPr>
      <w:r w:rsidRPr="00EC51C5">
        <w:t xml:space="preserve">            </w:t>
      </w:r>
      <w:r w:rsidR="007C4EF5" w:rsidRPr="00EC51C5">
        <w:t>Very Slow</w:t>
      </w:r>
      <w:r w:rsidR="007C4EF5" w:rsidRPr="00EC51C5">
        <w:tab/>
        <w:t>V</w:t>
      </w:r>
      <w:r w:rsidR="00647F80" w:rsidRPr="00EC51C5">
        <w:t xml:space="preserve">ery </w:t>
      </w:r>
      <w:proofErr w:type="gramStart"/>
      <w:r w:rsidR="00647F80" w:rsidRPr="00EC51C5">
        <w:t>slow</w:t>
      </w:r>
      <w:proofErr w:type="gramEnd"/>
      <w:r w:rsidR="00647F80" w:rsidRPr="00EC51C5">
        <w:tab/>
      </w:r>
      <w:r w:rsidR="007C4EF5" w:rsidRPr="00EC51C5">
        <w:t>V</w:t>
      </w:r>
      <w:r w:rsidR="00647F80" w:rsidRPr="00EC51C5">
        <w:t>ery slow</w:t>
      </w:r>
    </w:p>
    <w:p w14:paraId="5C53BC10" w14:textId="77777777" w:rsidR="00647F80" w:rsidRPr="00EC51C5" w:rsidRDefault="00647F80" w:rsidP="00DF04D6">
      <w:pPr>
        <w:ind w:right="-180"/>
        <w:rPr>
          <w:szCs w:val="24"/>
        </w:rPr>
      </w:pPr>
      <w:r w:rsidRPr="00EC51C5">
        <w:rPr>
          <w:szCs w:val="24"/>
        </w:rPr>
        <w:tab/>
        <w:t>1-3</w:t>
      </w:r>
      <w:r w:rsidRPr="00EC51C5">
        <w:rPr>
          <w:szCs w:val="24"/>
        </w:rPr>
        <w:tab/>
      </w:r>
      <w:r w:rsidRPr="00EC51C5">
        <w:rPr>
          <w:szCs w:val="24"/>
        </w:rPr>
        <w:tab/>
      </w:r>
      <w:r w:rsidR="007D4CB5" w:rsidRPr="00EC51C5">
        <w:rPr>
          <w:szCs w:val="24"/>
        </w:rPr>
        <w:tab/>
      </w:r>
      <w:r w:rsidR="007C4EF5" w:rsidRPr="00EC51C5">
        <w:rPr>
          <w:szCs w:val="24"/>
        </w:rPr>
        <w:t>Very slow</w:t>
      </w:r>
      <w:r w:rsidR="007C4EF5" w:rsidRPr="00EC51C5">
        <w:rPr>
          <w:szCs w:val="24"/>
        </w:rPr>
        <w:tab/>
      </w:r>
      <w:proofErr w:type="spellStart"/>
      <w:r w:rsidR="007C4EF5" w:rsidRPr="00EC51C5">
        <w:rPr>
          <w:szCs w:val="24"/>
        </w:rPr>
        <w:t>Slow</w:t>
      </w:r>
      <w:proofErr w:type="spellEnd"/>
      <w:r w:rsidR="007C4EF5" w:rsidRPr="00EC51C5">
        <w:rPr>
          <w:szCs w:val="24"/>
        </w:rPr>
        <w:tab/>
      </w:r>
      <w:r w:rsidR="007C4EF5" w:rsidRPr="00EC51C5">
        <w:rPr>
          <w:szCs w:val="24"/>
        </w:rPr>
        <w:tab/>
      </w:r>
      <w:r w:rsidR="007C4EF5" w:rsidRPr="00EC51C5">
        <w:rPr>
          <w:szCs w:val="24"/>
        </w:rPr>
        <w:tab/>
      </w:r>
      <w:proofErr w:type="spellStart"/>
      <w:r w:rsidR="007C4EF5" w:rsidRPr="00EC51C5">
        <w:rPr>
          <w:szCs w:val="24"/>
        </w:rPr>
        <w:t>Sl</w:t>
      </w:r>
      <w:r w:rsidRPr="00EC51C5">
        <w:rPr>
          <w:szCs w:val="24"/>
        </w:rPr>
        <w:t>ow</w:t>
      </w:r>
      <w:proofErr w:type="spellEnd"/>
    </w:p>
    <w:p w14:paraId="13628EBA" w14:textId="77777777" w:rsidR="00647F80" w:rsidRPr="00EC51C5" w:rsidRDefault="00647F80" w:rsidP="00DF04D6">
      <w:pPr>
        <w:ind w:right="-180"/>
        <w:rPr>
          <w:szCs w:val="24"/>
        </w:rPr>
      </w:pPr>
      <w:r w:rsidRPr="00EC51C5">
        <w:rPr>
          <w:szCs w:val="24"/>
        </w:rPr>
        <w:tab/>
        <w:t>3-5</w:t>
      </w:r>
      <w:r w:rsidRPr="00EC51C5">
        <w:rPr>
          <w:szCs w:val="24"/>
        </w:rPr>
        <w:tab/>
      </w:r>
      <w:r w:rsidRPr="00EC51C5">
        <w:rPr>
          <w:szCs w:val="24"/>
        </w:rPr>
        <w:tab/>
      </w:r>
      <w:r w:rsidR="007D4CB5" w:rsidRPr="00EC51C5">
        <w:rPr>
          <w:szCs w:val="24"/>
        </w:rPr>
        <w:tab/>
      </w:r>
      <w:r w:rsidR="007C4EF5" w:rsidRPr="00EC51C5">
        <w:rPr>
          <w:szCs w:val="24"/>
        </w:rPr>
        <w:t>Slow</w:t>
      </w:r>
      <w:r w:rsidR="007C4EF5" w:rsidRPr="00EC51C5">
        <w:rPr>
          <w:szCs w:val="24"/>
        </w:rPr>
        <w:tab/>
      </w:r>
      <w:r w:rsidR="007C4EF5" w:rsidRPr="00EC51C5">
        <w:rPr>
          <w:szCs w:val="24"/>
        </w:rPr>
        <w:tab/>
        <w:t>Medium</w:t>
      </w:r>
      <w:r w:rsidR="007C4EF5" w:rsidRPr="00EC51C5">
        <w:rPr>
          <w:szCs w:val="24"/>
        </w:rPr>
        <w:tab/>
      </w:r>
      <w:r w:rsidR="007C4EF5" w:rsidRPr="00EC51C5">
        <w:rPr>
          <w:szCs w:val="24"/>
        </w:rPr>
        <w:tab/>
      </w:r>
      <w:proofErr w:type="spellStart"/>
      <w:r w:rsidR="007C4EF5" w:rsidRPr="00EC51C5">
        <w:rPr>
          <w:szCs w:val="24"/>
        </w:rPr>
        <w:t>M</w:t>
      </w:r>
      <w:r w:rsidRPr="00EC51C5">
        <w:rPr>
          <w:szCs w:val="24"/>
        </w:rPr>
        <w:t>edium</w:t>
      </w:r>
      <w:proofErr w:type="spellEnd"/>
    </w:p>
    <w:p w14:paraId="470A320A" w14:textId="77777777" w:rsidR="00647F80" w:rsidRPr="00EC51C5" w:rsidRDefault="00647F80" w:rsidP="00DF04D6">
      <w:pPr>
        <w:ind w:right="-180"/>
        <w:rPr>
          <w:szCs w:val="24"/>
        </w:rPr>
      </w:pPr>
      <w:r w:rsidRPr="00EC51C5">
        <w:rPr>
          <w:szCs w:val="24"/>
        </w:rPr>
        <w:tab/>
        <w:t>5-8</w:t>
      </w:r>
      <w:r w:rsidRPr="00EC51C5">
        <w:rPr>
          <w:szCs w:val="24"/>
        </w:rPr>
        <w:tab/>
      </w:r>
      <w:r w:rsidRPr="00EC51C5">
        <w:rPr>
          <w:szCs w:val="24"/>
        </w:rPr>
        <w:tab/>
      </w:r>
      <w:r w:rsidR="007D4CB5" w:rsidRPr="00EC51C5">
        <w:rPr>
          <w:szCs w:val="24"/>
        </w:rPr>
        <w:tab/>
      </w:r>
      <w:r w:rsidR="007C4EF5" w:rsidRPr="00EC51C5">
        <w:rPr>
          <w:szCs w:val="24"/>
        </w:rPr>
        <w:t>Medium</w:t>
      </w:r>
      <w:r w:rsidR="007C4EF5" w:rsidRPr="00EC51C5">
        <w:rPr>
          <w:szCs w:val="24"/>
        </w:rPr>
        <w:tab/>
      </w:r>
      <w:proofErr w:type="spellStart"/>
      <w:r w:rsidR="007C4EF5" w:rsidRPr="00EC51C5">
        <w:rPr>
          <w:szCs w:val="24"/>
        </w:rPr>
        <w:t>Medium</w:t>
      </w:r>
      <w:proofErr w:type="spellEnd"/>
      <w:r w:rsidR="007C4EF5" w:rsidRPr="00EC51C5">
        <w:rPr>
          <w:szCs w:val="24"/>
        </w:rPr>
        <w:tab/>
      </w:r>
      <w:r w:rsidR="007C4EF5" w:rsidRPr="00EC51C5">
        <w:rPr>
          <w:szCs w:val="24"/>
        </w:rPr>
        <w:tab/>
        <w:t>R</w:t>
      </w:r>
      <w:r w:rsidRPr="00EC51C5">
        <w:rPr>
          <w:szCs w:val="24"/>
        </w:rPr>
        <w:t>apid</w:t>
      </w:r>
    </w:p>
    <w:p w14:paraId="6D2E7382" w14:textId="77777777" w:rsidR="00647F80" w:rsidRPr="00EC51C5" w:rsidRDefault="00647F80" w:rsidP="00DF04D6">
      <w:pPr>
        <w:ind w:right="-180"/>
        <w:rPr>
          <w:szCs w:val="24"/>
        </w:rPr>
      </w:pPr>
      <w:r w:rsidRPr="00EC51C5">
        <w:rPr>
          <w:szCs w:val="24"/>
        </w:rPr>
        <w:tab/>
        <w:t>8-12</w:t>
      </w:r>
      <w:r w:rsidRPr="00EC51C5">
        <w:rPr>
          <w:szCs w:val="24"/>
        </w:rPr>
        <w:tab/>
      </w:r>
      <w:r w:rsidRPr="00EC51C5">
        <w:rPr>
          <w:szCs w:val="24"/>
        </w:rPr>
        <w:tab/>
      </w:r>
      <w:r w:rsidR="007D4CB5" w:rsidRPr="00EC51C5">
        <w:rPr>
          <w:szCs w:val="24"/>
        </w:rPr>
        <w:tab/>
      </w:r>
      <w:r w:rsidR="007C4EF5" w:rsidRPr="00EC51C5">
        <w:rPr>
          <w:szCs w:val="24"/>
        </w:rPr>
        <w:t>Medium</w:t>
      </w:r>
      <w:r w:rsidR="007C4EF5" w:rsidRPr="00EC51C5">
        <w:rPr>
          <w:szCs w:val="24"/>
        </w:rPr>
        <w:tab/>
        <w:t>Rapid</w:t>
      </w:r>
      <w:r w:rsidR="007C4EF5" w:rsidRPr="00EC51C5">
        <w:rPr>
          <w:szCs w:val="24"/>
        </w:rPr>
        <w:tab/>
      </w:r>
      <w:r w:rsidR="007C4EF5" w:rsidRPr="00EC51C5">
        <w:rPr>
          <w:szCs w:val="24"/>
        </w:rPr>
        <w:tab/>
      </w:r>
      <w:r w:rsidR="007C4EF5" w:rsidRPr="00EC51C5">
        <w:rPr>
          <w:szCs w:val="24"/>
        </w:rPr>
        <w:tab/>
        <w:t>V</w:t>
      </w:r>
      <w:r w:rsidRPr="00EC51C5">
        <w:rPr>
          <w:szCs w:val="24"/>
        </w:rPr>
        <w:t xml:space="preserve">ery rapid  </w:t>
      </w:r>
    </w:p>
    <w:p w14:paraId="2A12462D" w14:textId="77777777" w:rsidR="00647F80" w:rsidRPr="00EC51C5" w:rsidRDefault="00647F80" w:rsidP="00DF04D6">
      <w:pPr>
        <w:ind w:right="-180"/>
        <w:rPr>
          <w:szCs w:val="24"/>
        </w:rPr>
      </w:pPr>
      <w:r w:rsidRPr="00EC51C5">
        <w:rPr>
          <w:szCs w:val="24"/>
        </w:rPr>
        <w:tab/>
        <w:t>12-20</w:t>
      </w:r>
      <w:r w:rsidRPr="00EC51C5">
        <w:rPr>
          <w:szCs w:val="24"/>
        </w:rPr>
        <w:tab/>
      </w:r>
      <w:r w:rsidRPr="00EC51C5">
        <w:rPr>
          <w:szCs w:val="24"/>
        </w:rPr>
        <w:tab/>
      </w:r>
      <w:r w:rsidR="007D4CB5" w:rsidRPr="00EC51C5">
        <w:rPr>
          <w:szCs w:val="24"/>
        </w:rPr>
        <w:tab/>
      </w:r>
      <w:r w:rsidR="007C4EF5" w:rsidRPr="00EC51C5">
        <w:rPr>
          <w:szCs w:val="24"/>
        </w:rPr>
        <w:t>Rapid</w:t>
      </w:r>
      <w:r w:rsidR="007C4EF5" w:rsidRPr="00EC51C5">
        <w:rPr>
          <w:szCs w:val="24"/>
        </w:rPr>
        <w:tab/>
      </w:r>
      <w:r w:rsidR="007C4EF5" w:rsidRPr="00EC51C5">
        <w:rPr>
          <w:szCs w:val="24"/>
        </w:rPr>
        <w:tab/>
        <w:t>Very rapid</w:t>
      </w:r>
      <w:r w:rsidR="007C4EF5" w:rsidRPr="00EC51C5">
        <w:rPr>
          <w:szCs w:val="24"/>
        </w:rPr>
        <w:tab/>
      </w:r>
      <w:r w:rsidR="007C4EF5" w:rsidRPr="00EC51C5">
        <w:rPr>
          <w:szCs w:val="24"/>
        </w:rPr>
        <w:tab/>
        <w:t>V</w:t>
      </w:r>
      <w:r w:rsidRPr="00EC51C5">
        <w:rPr>
          <w:szCs w:val="24"/>
        </w:rPr>
        <w:t>ery rapid</w:t>
      </w:r>
    </w:p>
    <w:p w14:paraId="68468BC7" w14:textId="24EA5F87" w:rsidR="00796542" w:rsidRPr="00EC51C5" w:rsidRDefault="00647F80" w:rsidP="00883DB4">
      <w:pPr>
        <w:pBdr>
          <w:bottom w:val="single" w:sz="12" w:space="1" w:color="auto"/>
        </w:pBdr>
        <w:tabs>
          <w:tab w:val="left" w:pos="720"/>
          <w:tab w:val="left" w:pos="1440"/>
          <w:tab w:val="left" w:pos="2160"/>
          <w:tab w:val="left" w:pos="2880"/>
          <w:tab w:val="left" w:pos="3600"/>
          <w:tab w:val="left" w:pos="4320"/>
          <w:tab w:val="left" w:pos="5040"/>
          <w:tab w:val="left" w:pos="5760"/>
          <w:tab w:val="left" w:pos="6480"/>
          <w:tab w:val="left" w:pos="7200"/>
          <w:tab w:val="right" w:pos="9342"/>
        </w:tabs>
        <w:ind w:right="-180"/>
      </w:pPr>
      <w:r w:rsidRPr="00EC51C5">
        <w:rPr>
          <w:szCs w:val="24"/>
        </w:rPr>
        <w:tab/>
        <w:t>&gt; 20</w:t>
      </w:r>
      <w:r w:rsidRPr="00EC51C5">
        <w:rPr>
          <w:szCs w:val="24"/>
        </w:rPr>
        <w:tab/>
      </w:r>
      <w:r w:rsidRPr="00EC51C5">
        <w:rPr>
          <w:szCs w:val="24"/>
        </w:rPr>
        <w:tab/>
      </w:r>
      <w:r w:rsidR="007D4CB5" w:rsidRPr="00EC51C5">
        <w:rPr>
          <w:szCs w:val="24"/>
        </w:rPr>
        <w:tab/>
      </w:r>
      <w:r w:rsidR="007C4EF5" w:rsidRPr="00EC51C5">
        <w:rPr>
          <w:szCs w:val="24"/>
        </w:rPr>
        <w:t>Very rapid</w:t>
      </w:r>
      <w:r w:rsidR="007C4EF5" w:rsidRPr="00EC51C5">
        <w:rPr>
          <w:szCs w:val="24"/>
        </w:rPr>
        <w:tab/>
        <w:t>Very rapid</w:t>
      </w:r>
      <w:r w:rsidR="007C4EF5" w:rsidRPr="00EC51C5">
        <w:rPr>
          <w:szCs w:val="24"/>
        </w:rPr>
        <w:tab/>
      </w:r>
      <w:r w:rsidR="007C4EF5" w:rsidRPr="00EC51C5">
        <w:rPr>
          <w:szCs w:val="24"/>
        </w:rPr>
        <w:tab/>
        <w:t>V</w:t>
      </w:r>
      <w:r w:rsidRPr="00EC51C5">
        <w:rPr>
          <w:szCs w:val="24"/>
        </w:rPr>
        <w:t>ery rapid</w:t>
      </w:r>
    </w:p>
    <w:p w14:paraId="1B2EAFB2" w14:textId="4E5F7C4F" w:rsidR="00647F80" w:rsidRPr="00EC51C5" w:rsidRDefault="00647F80" w:rsidP="00DF04D6">
      <w:pPr>
        <w:pStyle w:val="ParaB"/>
        <w:ind w:right="-180"/>
      </w:pPr>
      <w:r w:rsidRPr="00EC51C5">
        <w:t xml:space="preserve">If a slope falls exactly on </w:t>
      </w:r>
      <w:r w:rsidR="007B0F06" w:rsidRPr="00EC51C5">
        <w:t xml:space="preserve">a </w:t>
      </w:r>
      <w:r w:rsidRPr="00EC51C5">
        <w:t>break</w:t>
      </w:r>
      <w:r w:rsidR="007B0F06" w:rsidRPr="00EC51C5">
        <w:t xml:space="preserve"> between slope classes</w:t>
      </w:r>
      <w:r w:rsidRPr="00EC51C5">
        <w:t xml:space="preserve">, select the steeper slope category.  Should a site be forested or in pasture, the surface runoff may be significantly decreased due to vegetative or </w:t>
      </w:r>
      <w:r w:rsidR="00D05B98" w:rsidRPr="00EC51C5">
        <w:t>residue cover</w:t>
      </w:r>
      <w:r w:rsidRPr="00EC51C5">
        <w:t xml:space="preserve">.  When surface cover is dense (i.e., less than 10% bare soil), the surface runoff class should be assigned one lower rate class to a minimum of </w:t>
      </w:r>
      <w:r w:rsidR="007A0AAC" w:rsidRPr="00EC51C5">
        <w:t>“Very s</w:t>
      </w:r>
      <w:r w:rsidRPr="00EC51C5">
        <w:t>low</w:t>
      </w:r>
      <w:r w:rsidR="00055E27">
        <w:t>.</w:t>
      </w:r>
      <w:r w:rsidRPr="00EC51C5">
        <w:t xml:space="preserve">”  “Ponded” shall be used to describe surface runoff in </w:t>
      </w:r>
      <w:proofErr w:type="spellStart"/>
      <w:r w:rsidRPr="00EC51C5">
        <w:t>depressional</w:t>
      </w:r>
      <w:proofErr w:type="spellEnd"/>
      <w:r w:rsidRPr="00EC51C5">
        <w:t xml:space="preserve"> areas only.</w:t>
      </w:r>
    </w:p>
    <w:p w14:paraId="314F342E" w14:textId="4A2D3C9C" w:rsidR="00ED4E6F" w:rsidRPr="00EC51C5" w:rsidRDefault="00ED4E6F" w:rsidP="00883DB4">
      <w:pPr>
        <w:pStyle w:val="H3"/>
        <w:ind w:right="-180"/>
      </w:pPr>
      <w:r w:rsidRPr="00EC51C5">
        <w:t>F. Erosion Potential</w:t>
      </w:r>
    </w:p>
    <w:p w14:paraId="68E28C64" w14:textId="4030BA5E" w:rsidR="00085CFC" w:rsidRPr="00EC51C5" w:rsidRDefault="00CF11BE" w:rsidP="00DF04D6">
      <w:pPr>
        <w:pStyle w:val="ParaB"/>
        <w:ind w:right="-180"/>
      </w:pPr>
      <w:r w:rsidRPr="00EC51C5">
        <w:t xml:space="preserve">Soil erosion potential refers to the likelihood of soil erosion by water.  The potential for future erosion losses is influenced mainly by the texture of the surface soil and the amount of surface runoff at a site.  </w:t>
      </w:r>
      <w:r w:rsidR="00EB43DD" w:rsidRPr="00EC51C5">
        <w:t xml:space="preserve">For the purpose of this contest, only the erosion potential classes in Table </w:t>
      </w:r>
      <w:r w:rsidR="00101326">
        <w:t>14</w:t>
      </w:r>
      <w:r w:rsidR="00EB43DD" w:rsidRPr="00EC51C5">
        <w:t xml:space="preserve"> will be used.  It is assumed</w:t>
      </w:r>
      <w:r w:rsidRPr="00EC51C5">
        <w:t xml:space="preserve"> </w:t>
      </w:r>
      <w:r w:rsidR="00EB43DD" w:rsidRPr="00EC51C5">
        <w:t xml:space="preserve">that </w:t>
      </w:r>
      <w:r w:rsidRPr="00EC51C5">
        <w:t xml:space="preserve">granular structure or </w:t>
      </w:r>
      <w:proofErr w:type="spellStart"/>
      <w:r w:rsidRPr="00EC51C5">
        <w:t>structureless</w:t>
      </w:r>
      <w:proofErr w:type="spellEnd"/>
      <w:r w:rsidRPr="00EC51C5">
        <w:t xml:space="preserve"> - single grained </w:t>
      </w:r>
      <w:r w:rsidR="00EB43DD" w:rsidRPr="00EC51C5">
        <w:t>exists for</w:t>
      </w:r>
      <w:r w:rsidRPr="00EC51C5">
        <w:t xml:space="preserve"> the surface horizon and that the soil is bare, although in this contest there is no adjustment if that is not the case.  </w:t>
      </w:r>
      <w:r w:rsidR="009B7DD0" w:rsidRPr="00EC51C5">
        <w:t>A soil profile occurring not in a pit but in a natural cliff-like exposure will be classified with “very high” erosion potential.</w:t>
      </w:r>
    </w:p>
    <w:p w14:paraId="2A519231" w14:textId="16467866" w:rsidR="00EB43DD" w:rsidRPr="00EC51C5" w:rsidRDefault="00EB43DD" w:rsidP="00883DB4">
      <w:pPr>
        <w:pStyle w:val="TableTitle"/>
      </w:pPr>
      <w:r w:rsidRPr="00EC51C5">
        <w:lastRenderedPageBreak/>
        <w:t xml:space="preserve">Table </w:t>
      </w:r>
      <w:r w:rsidR="00101326">
        <w:t>14</w:t>
      </w:r>
      <w:r w:rsidRPr="00EC51C5">
        <w:t>.  Erosion potential classes.</w:t>
      </w:r>
    </w:p>
    <w:tbl>
      <w:tblPr>
        <w:tblW w:w="9360" w:type="dxa"/>
        <w:jc w:val="center"/>
        <w:tblLayout w:type="fixed"/>
        <w:tblLook w:val="0000" w:firstRow="0" w:lastRow="0" w:firstColumn="0" w:lastColumn="0" w:noHBand="0" w:noVBand="0"/>
      </w:tblPr>
      <w:tblGrid>
        <w:gridCol w:w="1871"/>
        <w:gridCol w:w="1871"/>
        <w:gridCol w:w="1872"/>
        <w:gridCol w:w="1872"/>
        <w:gridCol w:w="1874"/>
      </w:tblGrid>
      <w:tr w:rsidR="00EB43DD" w:rsidRPr="00EC51C5" w14:paraId="4DC5886F" w14:textId="77777777" w:rsidTr="007E0D76">
        <w:trPr>
          <w:trHeight w:hRule="exact" w:val="432"/>
          <w:jc w:val="center"/>
        </w:trPr>
        <w:tc>
          <w:tcPr>
            <w:tcW w:w="1871" w:type="dxa"/>
            <w:tcBorders>
              <w:top w:val="single" w:sz="4" w:space="0" w:color="auto"/>
              <w:left w:val="nil"/>
              <w:right w:val="nil"/>
            </w:tcBorders>
            <w:vAlign w:val="center"/>
          </w:tcPr>
          <w:p w14:paraId="166237AC" w14:textId="7C94F33D" w:rsidR="00EB43DD" w:rsidRPr="00883DB4" w:rsidRDefault="00EB43DD" w:rsidP="00DF04D6">
            <w:pPr>
              <w:pStyle w:val="TableHead"/>
              <w:tabs>
                <w:tab w:val="center" w:pos="4320"/>
                <w:tab w:val="right" w:pos="8640"/>
              </w:tabs>
              <w:ind w:left="1620" w:right="-180" w:hanging="900"/>
              <w:rPr>
                <w:noProof w:val="0"/>
              </w:rPr>
            </w:pPr>
          </w:p>
        </w:tc>
        <w:tc>
          <w:tcPr>
            <w:tcW w:w="7489" w:type="dxa"/>
            <w:gridSpan w:val="4"/>
            <w:tcBorders>
              <w:top w:val="single" w:sz="4" w:space="0" w:color="auto"/>
              <w:left w:val="nil"/>
              <w:bottom w:val="single" w:sz="4" w:space="0" w:color="auto"/>
              <w:right w:val="nil"/>
            </w:tcBorders>
            <w:vAlign w:val="center"/>
          </w:tcPr>
          <w:p w14:paraId="50FE7B1B" w14:textId="77777777" w:rsidR="00EB43DD" w:rsidRPr="00883DB4" w:rsidRDefault="00EB43DD" w:rsidP="00DF04D6">
            <w:pPr>
              <w:pStyle w:val="TableHead"/>
              <w:ind w:right="-180"/>
              <w:outlineLvl w:val="3"/>
              <w:rPr>
                <w:noProof w:val="0"/>
              </w:rPr>
            </w:pPr>
            <w:r w:rsidRPr="00883DB4">
              <w:rPr>
                <w:noProof w:val="0"/>
              </w:rPr>
              <w:t>Surface Horizon Texture</w:t>
            </w:r>
          </w:p>
        </w:tc>
      </w:tr>
      <w:tr w:rsidR="00EB43DD" w:rsidRPr="00EC51C5" w14:paraId="70ED1347" w14:textId="77777777" w:rsidTr="00883DB4">
        <w:trPr>
          <w:trHeight w:hRule="exact" w:val="288"/>
          <w:jc w:val="center"/>
        </w:trPr>
        <w:tc>
          <w:tcPr>
            <w:tcW w:w="1871" w:type="dxa"/>
            <w:tcBorders>
              <w:left w:val="nil"/>
              <w:bottom w:val="single" w:sz="4" w:space="0" w:color="auto"/>
              <w:right w:val="nil"/>
            </w:tcBorders>
            <w:vAlign w:val="center"/>
          </w:tcPr>
          <w:p w14:paraId="2E0FEB0F" w14:textId="77777777" w:rsidR="00EB43DD" w:rsidRPr="00883DB4" w:rsidRDefault="00EB43DD" w:rsidP="00883DB4">
            <w:pPr>
              <w:pStyle w:val="TableBody"/>
            </w:pPr>
            <w:r w:rsidRPr="00EE641F">
              <w:t>Surface Runoff</w:t>
            </w:r>
          </w:p>
        </w:tc>
        <w:tc>
          <w:tcPr>
            <w:tcW w:w="1871" w:type="dxa"/>
            <w:tcBorders>
              <w:top w:val="single" w:sz="4" w:space="0" w:color="auto"/>
              <w:left w:val="nil"/>
              <w:bottom w:val="single" w:sz="4" w:space="0" w:color="auto"/>
              <w:right w:val="nil"/>
            </w:tcBorders>
            <w:vAlign w:val="center"/>
          </w:tcPr>
          <w:p w14:paraId="33B96508" w14:textId="77777777" w:rsidR="00EB43DD" w:rsidRPr="00883DB4" w:rsidRDefault="00EB43DD" w:rsidP="00883DB4">
            <w:pPr>
              <w:pStyle w:val="TableBody"/>
            </w:pPr>
            <w:r w:rsidRPr="00EE641F">
              <w:t>S, LS</w:t>
            </w:r>
          </w:p>
        </w:tc>
        <w:tc>
          <w:tcPr>
            <w:tcW w:w="1872" w:type="dxa"/>
            <w:tcBorders>
              <w:top w:val="single" w:sz="4" w:space="0" w:color="auto"/>
              <w:left w:val="nil"/>
              <w:bottom w:val="single" w:sz="4" w:space="0" w:color="auto"/>
              <w:right w:val="nil"/>
            </w:tcBorders>
            <w:vAlign w:val="center"/>
          </w:tcPr>
          <w:p w14:paraId="6A65C1CA" w14:textId="77777777" w:rsidR="00EB43DD" w:rsidRPr="00883DB4" w:rsidRDefault="00EB43DD" w:rsidP="00883DB4">
            <w:pPr>
              <w:pStyle w:val="TableBody"/>
            </w:pPr>
            <w:r w:rsidRPr="00EE641F">
              <w:t>SCL, SC</w:t>
            </w:r>
          </w:p>
        </w:tc>
        <w:tc>
          <w:tcPr>
            <w:tcW w:w="1872" w:type="dxa"/>
            <w:tcBorders>
              <w:top w:val="single" w:sz="4" w:space="0" w:color="auto"/>
              <w:left w:val="nil"/>
              <w:bottom w:val="single" w:sz="4" w:space="0" w:color="auto"/>
              <w:right w:val="nil"/>
            </w:tcBorders>
            <w:vAlign w:val="center"/>
          </w:tcPr>
          <w:p w14:paraId="5CC85313" w14:textId="77777777" w:rsidR="00EB43DD" w:rsidRPr="00883DB4" w:rsidRDefault="00EB43DD" w:rsidP="00883DB4">
            <w:pPr>
              <w:pStyle w:val="TableBody"/>
            </w:pPr>
            <w:r w:rsidRPr="00EE641F">
              <w:t xml:space="preserve">SL, CL, C, </w:t>
            </w:r>
            <w:proofErr w:type="spellStart"/>
            <w:r w:rsidRPr="00EE641F">
              <w:t>SiC</w:t>
            </w:r>
            <w:proofErr w:type="spellEnd"/>
          </w:p>
        </w:tc>
        <w:tc>
          <w:tcPr>
            <w:tcW w:w="1874" w:type="dxa"/>
            <w:tcBorders>
              <w:top w:val="single" w:sz="4" w:space="0" w:color="auto"/>
              <w:left w:val="nil"/>
              <w:bottom w:val="single" w:sz="4" w:space="0" w:color="auto"/>
              <w:right w:val="nil"/>
            </w:tcBorders>
            <w:vAlign w:val="center"/>
          </w:tcPr>
          <w:p w14:paraId="0C27E0F0" w14:textId="77777777" w:rsidR="00EB43DD" w:rsidRPr="00883DB4" w:rsidRDefault="00EB43DD" w:rsidP="00883DB4">
            <w:pPr>
              <w:pStyle w:val="TableBody"/>
            </w:pPr>
            <w:r w:rsidRPr="00EE641F">
              <w:t xml:space="preserve">L, Si, </w:t>
            </w:r>
            <w:proofErr w:type="spellStart"/>
            <w:r w:rsidRPr="00EE641F">
              <w:t>SiL</w:t>
            </w:r>
            <w:proofErr w:type="spellEnd"/>
            <w:r w:rsidRPr="00EE641F">
              <w:t xml:space="preserve">, </w:t>
            </w:r>
            <w:proofErr w:type="spellStart"/>
            <w:r w:rsidRPr="00EE641F">
              <w:t>SiCL</w:t>
            </w:r>
            <w:proofErr w:type="spellEnd"/>
          </w:p>
        </w:tc>
      </w:tr>
      <w:tr w:rsidR="00EB43DD" w:rsidRPr="00EC51C5" w14:paraId="1EEB3BDA" w14:textId="77777777" w:rsidTr="00883DB4">
        <w:trPr>
          <w:trHeight w:hRule="exact" w:val="288"/>
          <w:jc w:val="center"/>
        </w:trPr>
        <w:tc>
          <w:tcPr>
            <w:tcW w:w="1871" w:type="dxa"/>
            <w:tcBorders>
              <w:top w:val="single" w:sz="4" w:space="0" w:color="auto"/>
              <w:left w:val="nil"/>
              <w:bottom w:val="dotted" w:sz="4" w:space="0" w:color="auto"/>
              <w:right w:val="nil"/>
            </w:tcBorders>
            <w:vAlign w:val="center"/>
          </w:tcPr>
          <w:p w14:paraId="52097E8E" w14:textId="77777777" w:rsidR="00EB43DD" w:rsidRPr="00883DB4" w:rsidRDefault="00EB43DD" w:rsidP="00883DB4">
            <w:pPr>
              <w:pStyle w:val="TableBody"/>
            </w:pPr>
            <w:r w:rsidRPr="00EE641F">
              <w:t>Ponded</w:t>
            </w:r>
          </w:p>
        </w:tc>
        <w:tc>
          <w:tcPr>
            <w:tcW w:w="1871" w:type="dxa"/>
            <w:tcBorders>
              <w:top w:val="single" w:sz="4" w:space="0" w:color="auto"/>
              <w:left w:val="nil"/>
              <w:bottom w:val="dotted" w:sz="4" w:space="0" w:color="auto"/>
              <w:right w:val="nil"/>
            </w:tcBorders>
            <w:vAlign w:val="center"/>
          </w:tcPr>
          <w:p w14:paraId="5148FFDA" w14:textId="77777777" w:rsidR="00EB43DD" w:rsidRPr="00883DB4" w:rsidRDefault="007C4EF5" w:rsidP="00883DB4">
            <w:pPr>
              <w:pStyle w:val="TableBody"/>
            </w:pPr>
            <w:r w:rsidRPr="00EE641F">
              <w:t>Very l</w:t>
            </w:r>
            <w:r w:rsidR="00EB43DD" w:rsidRPr="00EE641F">
              <w:t>ow</w:t>
            </w:r>
          </w:p>
        </w:tc>
        <w:tc>
          <w:tcPr>
            <w:tcW w:w="1872" w:type="dxa"/>
            <w:tcBorders>
              <w:top w:val="single" w:sz="4" w:space="0" w:color="auto"/>
              <w:left w:val="nil"/>
              <w:bottom w:val="dotted" w:sz="4" w:space="0" w:color="auto"/>
              <w:right w:val="nil"/>
            </w:tcBorders>
            <w:vAlign w:val="center"/>
          </w:tcPr>
          <w:p w14:paraId="788C281B" w14:textId="77777777" w:rsidR="00EB43DD" w:rsidRPr="00883DB4" w:rsidRDefault="007C4EF5" w:rsidP="00883DB4">
            <w:pPr>
              <w:pStyle w:val="TableBody"/>
            </w:pPr>
            <w:r w:rsidRPr="00EE641F">
              <w:t>Very l</w:t>
            </w:r>
            <w:r w:rsidR="00EB43DD" w:rsidRPr="00EE641F">
              <w:t>ow</w:t>
            </w:r>
          </w:p>
        </w:tc>
        <w:tc>
          <w:tcPr>
            <w:tcW w:w="1872" w:type="dxa"/>
            <w:tcBorders>
              <w:top w:val="single" w:sz="4" w:space="0" w:color="auto"/>
              <w:left w:val="nil"/>
              <w:bottom w:val="dotted" w:sz="4" w:space="0" w:color="auto"/>
              <w:right w:val="nil"/>
            </w:tcBorders>
            <w:vAlign w:val="center"/>
          </w:tcPr>
          <w:p w14:paraId="33EB92D0" w14:textId="77777777" w:rsidR="00EB43DD" w:rsidRPr="00883DB4" w:rsidRDefault="007C4EF5" w:rsidP="00883DB4">
            <w:pPr>
              <w:pStyle w:val="TableBody"/>
            </w:pPr>
            <w:r w:rsidRPr="00EE641F">
              <w:t>Very l</w:t>
            </w:r>
            <w:r w:rsidR="00EB43DD" w:rsidRPr="00EE641F">
              <w:t>ow</w:t>
            </w:r>
          </w:p>
        </w:tc>
        <w:tc>
          <w:tcPr>
            <w:tcW w:w="1874" w:type="dxa"/>
            <w:tcBorders>
              <w:top w:val="single" w:sz="4" w:space="0" w:color="auto"/>
              <w:left w:val="nil"/>
              <w:bottom w:val="dotted" w:sz="4" w:space="0" w:color="auto"/>
              <w:right w:val="nil"/>
            </w:tcBorders>
            <w:vAlign w:val="center"/>
          </w:tcPr>
          <w:p w14:paraId="6F6C0AE7" w14:textId="77777777" w:rsidR="00EB43DD" w:rsidRPr="00883DB4" w:rsidRDefault="007C4EF5" w:rsidP="00883DB4">
            <w:pPr>
              <w:pStyle w:val="TableBody"/>
            </w:pPr>
            <w:r w:rsidRPr="00EE641F">
              <w:t>Very l</w:t>
            </w:r>
            <w:r w:rsidR="00EB43DD" w:rsidRPr="00EE641F">
              <w:t>ow</w:t>
            </w:r>
          </w:p>
        </w:tc>
      </w:tr>
      <w:tr w:rsidR="00EB43DD" w:rsidRPr="00EC51C5" w14:paraId="022E3849" w14:textId="77777777" w:rsidTr="00883DB4">
        <w:trPr>
          <w:trHeight w:hRule="exact" w:val="288"/>
          <w:jc w:val="center"/>
        </w:trPr>
        <w:tc>
          <w:tcPr>
            <w:tcW w:w="1871" w:type="dxa"/>
            <w:tcBorders>
              <w:top w:val="dotted" w:sz="4" w:space="0" w:color="auto"/>
              <w:left w:val="nil"/>
              <w:bottom w:val="dotted" w:sz="4" w:space="0" w:color="auto"/>
              <w:right w:val="nil"/>
            </w:tcBorders>
            <w:vAlign w:val="center"/>
          </w:tcPr>
          <w:p w14:paraId="4163DE75" w14:textId="77777777" w:rsidR="00EB43DD" w:rsidRPr="00883DB4" w:rsidRDefault="00EB43DD" w:rsidP="00883DB4">
            <w:pPr>
              <w:pStyle w:val="TableBody"/>
            </w:pPr>
            <w:r w:rsidRPr="00EE641F">
              <w:t>Very slow</w:t>
            </w:r>
          </w:p>
        </w:tc>
        <w:tc>
          <w:tcPr>
            <w:tcW w:w="1871" w:type="dxa"/>
            <w:tcBorders>
              <w:top w:val="dotted" w:sz="4" w:space="0" w:color="auto"/>
              <w:left w:val="nil"/>
              <w:bottom w:val="dotted" w:sz="4" w:space="0" w:color="auto"/>
              <w:right w:val="nil"/>
            </w:tcBorders>
            <w:vAlign w:val="center"/>
          </w:tcPr>
          <w:p w14:paraId="2F59F430" w14:textId="77777777" w:rsidR="00EB43DD" w:rsidRPr="00883DB4" w:rsidRDefault="007C4EF5" w:rsidP="00883DB4">
            <w:pPr>
              <w:pStyle w:val="TableBody"/>
            </w:pPr>
            <w:r w:rsidRPr="00EE641F">
              <w:t>Very l</w:t>
            </w:r>
            <w:r w:rsidR="00EB43DD" w:rsidRPr="00EE641F">
              <w:t>ow</w:t>
            </w:r>
          </w:p>
        </w:tc>
        <w:tc>
          <w:tcPr>
            <w:tcW w:w="1872" w:type="dxa"/>
            <w:tcBorders>
              <w:top w:val="dotted" w:sz="4" w:space="0" w:color="auto"/>
              <w:left w:val="nil"/>
              <w:bottom w:val="dotted" w:sz="4" w:space="0" w:color="auto"/>
              <w:right w:val="nil"/>
            </w:tcBorders>
            <w:vAlign w:val="center"/>
          </w:tcPr>
          <w:p w14:paraId="28F9AC6E" w14:textId="77777777" w:rsidR="00EB43DD" w:rsidRPr="00883DB4" w:rsidRDefault="007C4EF5" w:rsidP="00883DB4">
            <w:pPr>
              <w:pStyle w:val="TableBody"/>
            </w:pPr>
            <w:r w:rsidRPr="00EE641F">
              <w:t>Very l</w:t>
            </w:r>
            <w:r w:rsidR="00EB43DD" w:rsidRPr="00EE641F">
              <w:t>ow</w:t>
            </w:r>
          </w:p>
        </w:tc>
        <w:tc>
          <w:tcPr>
            <w:tcW w:w="1872" w:type="dxa"/>
            <w:tcBorders>
              <w:top w:val="dotted" w:sz="4" w:space="0" w:color="auto"/>
              <w:left w:val="nil"/>
              <w:bottom w:val="dotted" w:sz="4" w:space="0" w:color="auto"/>
              <w:right w:val="nil"/>
            </w:tcBorders>
            <w:vAlign w:val="center"/>
          </w:tcPr>
          <w:p w14:paraId="0D58CD62" w14:textId="77777777" w:rsidR="00EB43DD" w:rsidRPr="00883DB4" w:rsidRDefault="00EB43DD" w:rsidP="00883DB4">
            <w:pPr>
              <w:pStyle w:val="TableBody"/>
            </w:pPr>
            <w:r w:rsidRPr="00EE641F">
              <w:t>Low</w:t>
            </w:r>
          </w:p>
        </w:tc>
        <w:tc>
          <w:tcPr>
            <w:tcW w:w="1874" w:type="dxa"/>
            <w:tcBorders>
              <w:top w:val="dotted" w:sz="4" w:space="0" w:color="auto"/>
              <w:left w:val="nil"/>
              <w:bottom w:val="dotted" w:sz="4" w:space="0" w:color="auto"/>
              <w:right w:val="nil"/>
            </w:tcBorders>
            <w:vAlign w:val="center"/>
          </w:tcPr>
          <w:p w14:paraId="22CBDEC7" w14:textId="77777777" w:rsidR="00EB43DD" w:rsidRPr="00883DB4" w:rsidRDefault="00EB43DD" w:rsidP="00883DB4">
            <w:pPr>
              <w:pStyle w:val="TableBody"/>
            </w:pPr>
            <w:r w:rsidRPr="00EE641F">
              <w:t>Medium</w:t>
            </w:r>
          </w:p>
        </w:tc>
      </w:tr>
      <w:tr w:rsidR="00EB43DD" w:rsidRPr="00EC51C5" w14:paraId="5E4BE687" w14:textId="77777777" w:rsidTr="00883DB4">
        <w:trPr>
          <w:trHeight w:hRule="exact" w:val="288"/>
          <w:jc w:val="center"/>
        </w:trPr>
        <w:tc>
          <w:tcPr>
            <w:tcW w:w="1871" w:type="dxa"/>
            <w:tcBorders>
              <w:top w:val="dotted" w:sz="4" w:space="0" w:color="auto"/>
              <w:left w:val="nil"/>
              <w:bottom w:val="dotted" w:sz="4" w:space="0" w:color="auto"/>
              <w:right w:val="nil"/>
            </w:tcBorders>
            <w:vAlign w:val="center"/>
          </w:tcPr>
          <w:p w14:paraId="423200A4" w14:textId="77777777" w:rsidR="00EB43DD" w:rsidRPr="00883DB4" w:rsidRDefault="00EB43DD" w:rsidP="00883DB4">
            <w:pPr>
              <w:pStyle w:val="TableBody"/>
            </w:pPr>
            <w:r w:rsidRPr="00EE641F">
              <w:t>Slow</w:t>
            </w:r>
          </w:p>
        </w:tc>
        <w:tc>
          <w:tcPr>
            <w:tcW w:w="1871" w:type="dxa"/>
            <w:tcBorders>
              <w:top w:val="dotted" w:sz="4" w:space="0" w:color="auto"/>
              <w:left w:val="nil"/>
              <w:bottom w:val="dotted" w:sz="4" w:space="0" w:color="auto"/>
              <w:right w:val="nil"/>
            </w:tcBorders>
            <w:vAlign w:val="center"/>
          </w:tcPr>
          <w:p w14:paraId="134F6F4C" w14:textId="77777777" w:rsidR="00EB43DD" w:rsidRPr="00883DB4" w:rsidRDefault="007C4EF5" w:rsidP="00883DB4">
            <w:pPr>
              <w:pStyle w:val="TableBody"/>
            </w:pPr>
            <w:r w:rsidRPr="00EE641F">
              <w:t>Very l</w:t>
            </w:r>
            <w:r w:rsidR="00EB43DD" w:rsidRPr="00EE641F">
              <w:t>ow</w:t>
            </w:r>
          </w:p>
        </w:tc>
        <w:tc>
          <w:tcPr>
            <w:tcW w:w="1872" w:type="dxa"/>
            <w:tcBorders>
              <w:top w:val="dotted" w:sz="4" w:space="0" w:color="auto"/>
              <w:left w:val="nil"/>
              <w:bottom w:val="dotted" w:sz="4" w:space="0" w:color="auto"/>
              <w:right w:val="nil"/>
            </w:tcBorders>
            <w:vAlign w:val="center"/>
          </w:tcPr>
          <w:p w14:paraId="696D6750" w14:textId="77777777" w:rsidR="00EB43DD" w:rsidRPr="00883DB4" w:rsidRDefault="00EB43DD" w:rsidP="00883DB4">
            <w:pPr>
              <w:pStyle w:val="TableBody"/>
            </w:pPr>
            <w:r w:rsidRPr="00EE641F">
              <w:t>Low</w:t>
            </w:r>
          </w:p>
        </w:tc>
        <w:tc>
          <w:tcPr>
            <w:tcW w:w="1872" w:type="dxa"/>
            <w:tcBorders>
              <w:top w:val="dotted" w:sz="4" w:space="0" w:color="auto"/>
              <w:left w:val="nil"/>
              <w:bottom w:val="dotted" w:sz="4" w:space="0" w:color="auto"/>
              <w:right w:val="nil"/>
            </w:tcBorders>
            <w:vAlign w:val="center"/>
          </w:tcPr>
          <w:p w14:paraId="25214473" w14:textId="77777777" w:rsidR="00EB43DD" w:rsidRPr="00883DB4" w:rsidRDefault="00EB43DD" w:rsidP="00883DB4">
            <w:pPr>
              <w:pStyle w:val="TableBody"/>
            </w:pPr>
            <w:r w:rsidRPr="00EE641F">
              <w:t>Medium</w:t>
            </w:r>
          </w:p>
        </w:tc>
        <w:tc>
          <w:tcPr>
            <w:tcW w:w="1874" w:type="dxa"/>
            <w:tcBorders>
              <w:top w:val="dotted" w:sz="4" w:space="0" w:color="auto"/>
              <w:left w:val="nil"/>
              <w:bottom w:val="dotted" w:sz="4" w:space="0" w:color="auto"/>
              <w:right w:val="nil"/>
            </w:tcBorders>
            <w:vAlign w:val="center"/>
          </w:tcPr>
          <w:p w14:paraId="084BC832" w14:textId="77777777" w:rsidR="00EB43DD" w:rsidRPr="00883DB4" w:rsidRDefault="00EB43DD" w:rsidP="00883DB4">
            <w:pPr>
              <w:pStyle w:val="TableBody"/>
            </w:pPr>
            <w:r w:rsidRPr="00EE641F">
              <w:t>Medium</w:t>
            </w:r>
          </w:p>
        </w:tc>
      </w:tr>
      <w:tr w:rsidR="00EB43DD" w:rsidRPr="00EC51C5" w14:paraId="7635A3FA" w14:textId="77777777" w:rsidTr="00883DB4">
        <w:trPr>
          <w:trHeight w:hRule="exact" w:val="288"/>
          <w:jc w:val="center"/>
        </w:trPr>
        <w:tc>
          <w:tcPr>
            <w:tcW w:w="1871" w:type="dxa"/>
            <w:tcBorders>
              <w:top w:val="dotted" w:sz="4" w:space="0" w:color="auto"/>
              <w:left w:val="nil"/>
              <w:bottom w:val="dotted" w:sz="4" w:space="0" w:color="auto"/>
              <w:right w:val="nil"/>
            </w:tcBorders>
            <w:vAlign w:val="center"/>
          </w:tcPr>
          <w:p w14:paraId="20D7A402" w14:textId="77777777" w:rsidR="00EB43DD" w:rsidRPr="00883DB4" w:rsidRDefault="00EB43DD" w:rsidP="00883DB4">
            <w:pPr>
              <w:pStyle w:val="TableBody"/>
            </w:pPr>
            <w:r w:rsidRPr="00EE641F">
              <w:t>Medium</w:t>
            </w:r>
          </w:p>
        </w:tc>
        <w:tc>
          <w:tcPr>
            <w:tcW w:w="1871" w:type="dxa"/>
            <w:tcBorders>
              <w:top w:val="dotted" w:sz="4" w:space="0" w:color="auto"/>
              <w:left w:val="nil"/>
              <w:bottom w:val="dotted" w:sz="4" w:space="0" w:color="auto"/>
              <w:right w:val="nil"/>
            </w:tcBorders>
            <w:vAlign w:val="center"/>
          </w:tcPr>
          <w:p w14:paraId="0BBBA7D6" w14:textId="77777777" w:rsidR="00EB43DD" w:rsidRPr="00883DB4" w:rsidRDefault="007C4EF5" w:rsidP="00883DB4">
            <w:pPr>
              <w:pStyle w:val="TableBody"/>
            </w:pPr>
            <w:r w:rsidRPr="00EE641F">
              <w:t>Very l</w:t>
            </w:r>
            <w:r w:rsidR="00EB43DD" w:rsidRPr="00EE641F">
              <w:t>ow</w:t>
            </w:r>
          </w:p>
        </w:tc>
        <w:tc>
          <w:tcPr>
            <w:tcW w:w="1872" w:type="dxa"/>
            <w:tcBorders>
              <w:top w:val="dotted" w:sz="4" w:space="0" w:color="auto"/>
              <w:left w:val="nil"/>
              <w:bottom w:val="dotted" w:sz="4" w:space="0" w:color="auto"/>
              <w:right w:val="nil"/>
            </w:tcBorders>
            <w:vAlign w:val="center"/>
          </w:tcPr>
          <w:p w14:paraId="39227EAE" w14:textId="77777777" w:rsidR="00EB43DD" w:rsidRPr="00883DB4" w:rsidRDefault="00EB43DD" w:rsidP="00883DB4">
            <w:pPr>
              <w:pStyle w:val="TableBody"/>
            </w:pPr>
            <w:r w:rsidRPr="00EE641F">
              <w:t>Low</w:t>
            </w:r>
          </w:p>
        </w:tc>
        <w:tc>
          <w:tcPr>
            <w:tcW w:w="1872" w:type="dxa"/>
            <w:tcBorders>
              <w:top w:val="dotted" w:sz="4" w:space="0" w:color="auto"/>
              <w:left w:val="nil"/>
              <w:bottom w:val="dotted" w:sz="4" w:space="0" w:color="auto"/>
              <w:right w:val="nil"/>
            </w:tcBorders>
            <w:vAlign w:val="center"/>
          </w:tcPr>
          <w:p w14:paraId="7B62AD0D" w14:textId="77777777" w:rsidR="00EB43DD" w:rsidRPr="00883DB4" w:rsidRDefault="00EB43DD" w:rsidP="00883DB4">
            <w:pPr>
              <w:pStyle w:val="TableBody"/>
            </w:pPr>
            <w:r w:rsidRPr="00EE641F">
              <w:t>Medium</w:t>
            </w:r>
          </w:p>
        </w:tc>
        <w:tc>
          <w:tcPr>
            <w:tcW w:w="1874" w:type="dxa"/>
            <w:tcBorders>
              <w:top w:val="dotted" w:sz="4" w:space="0" w:color="auto"/>
              <w:left w:val="nil"/>
              <w:bottom w:val="dotted" w:sz="4" w:space="0" w:color="auto"/>
              <w:right w:val="nil"/>
            </w:tcBorders>
            <w:vAlign w:val="center"/>
          </w:tcPr>
          <w:p w14:paraId="1395D5BE" w14:textId="77777777" w:rsidR="00EB43DD" w:rsidRPr="00883DB4" w:rsidRDefault="00EB43DD" w:rsidP="00883DB4">
            <w:pPr>
              <w:pStyle w:val="TableBody"/>
            </w:pPr>
            <w:r w:rsidRPr="00EE641F">
              <w:t>High</w:t>
            </w:r>
          </w:p>
        </w:tc>
      </w:tr>
      <w:tr w:rsidR="00EB43DD" w:rsidRPr="00EC51C5" w14:paraId="33D2FD04" w14:textId="77777777" w:rsidTr="00883DB4">
        <w:trPr>
          <w:trHeight w:hRule="exact" w:val="288"/>
          <w:jc w:val="center"/>
        </w:trPr>
        <w:tc>
          <w:tcPr>
            <w:tcW w:w="1871" w:type="dxa"/>
            <w:tcBorders>
              <w:top w:val="dotted" w:sz="4" w:space="0" w:color="auto"/>
              <w:left w:val="nil"/>
              <w:bottom w:val="dotted" w:sz="4" w:space="0" w:color="auto"/>
              <w:right w:val="nil"/>
            </w:tcBorders>
            <w:vAlign w:val="center"/>
          </w:tcPr>
          <w:p w14:paraId="02E09261" w14:textId="77777777" w:rsidR="00EB43DD" w:rsidRPr="00883DB4" w:rsidRDefault="00EB43DD" w:rsidP="00883DB4">
            <w:pPr>
              <w:pStyle w:val="TableBody"/>
            </w:pPr>
            <w:r w:rsidRPr="00EE641F">
              <w:t>Rapid</w:t>
            </w:r>
          </w:p>
        </w:tc>
        <w:tc>
          <w:tcPr>
            <w:tcW w:w="1871" w:type="dxa"/>
            <w:tcBorders>
              <w:top w:val="dotted" w:sz="4" w:space="0" w:color="auto"/>
              <w:left w:val="nil"/>
              <w:bottom w:val="dotted" w:sz="4" w:space="0" w:color="auto"/>
              <w:right w:val="nil"/>
            </w:tcBorders>
            <w:vAlign w:val="center"/>
          </w:tcPr>
          <w:p w14:paraId="7C5C3DB8" w14:textId="77777777" w:rsidR="00EB43DD" w:rsidRPr="00883DB4" w:rsidRDefault="00EB43DD" w:rsidP="00883DB4">
            <w:pPr>
              <w:pStyle w:val="TableBody"/>
            </w:pPr>
            <w:r w:rsidRPr="00EE641F">
              <w:t>Low</w:t>
            </w:r>
          </w:p>
        </w:tc>
        <w:tc>
          <w:tcPr>
            <w:tcW w:w="1872" w:type="dxa"/>
            <w:tcBorders>
              <w:top w:val="dotted" w:sz="4" w:space="0" w:color="auto"/>
              <w:left w:val="nil"/>
              <w:bottom w:val="dotted" w:sz="4" w:space="0" w:color="auto"/>
              <w:right w:val="nil"/>
            </w:tcBorders>
            <w:vAlign w:val="center"/>
          </w:tcPr>
          <w:p w14:paraId="79B8BBAC" w14:textId="77777777" w:rsidR="00EB43DD" w:rsidRPr="00883DB4" w:rsidRDefault="00EB43DD" w:rsidP="00883DB4">
            <w:pPr>
              <w:pStyle w:val="TableBody"/>
            </w:pPr>
            <w:r w:rsidRPr="00EE641F">
              <w:t>Medium</w:t>
            </w:r>
          </w:p>
        </w:tc>
        <w:tc>
          <w:tcPr>
            <w:tcW w:w="1872" w:type="dxa"/>
            <w:tcBorders>
              <w:top w:val="dotted" w:sz="4" w:space="0" w:color="auto"/>
              <w:left w:val="nil"/>
              <w:bottom w:val="dotted" w:sz="4" w:space="0" w:color="auto"/>
              <w:right w:val="nil"/>
            </w:tcBorders>
            <w:vAlign w:val="center"/>
          </w:tcPr>
          <w:p w14:paraId="3F04A1C2" w14:textId="77777777" w:rsidR="00EB43DD" w:rsidRPr="00883DB4" w:rsidRDefault="00EB43DD" w:rsidP="00883DB4">
            <w:pPr>
              <w:pStyle w:val="TableBody"/>
            </w:pPr>
            <w:r w:rsidRPr="00EE641F">
              <w:t>High</w:t>
            </w:r>
          </w:p>
        </w:tc>
        <w:tc>
          <w:tcPr>
            <w:tcW w:w="1874" w:type="dxa"/>
            <w:tcBorders>
              <w:top w:val="dotted" w:sz="4" w:space="0" w:color="auto"/>
              <w:left w:val="nil"/>
              <w:bottom w:val="dotted" w:sz="4" w:space="0" w:color="auto"/>
              <w:right w:val="nil"/>
            </w:tcBorders>
            <w:vAlign w:val="center"/>
          </w:tcPr>
          <w:p w14:paraId="2FBE5516" w14:textId="77777777" w:rsidR="00EB43DD" w:rsidRPr="00883DB4" w:rsidRDefault="007C4EF5" w:rsidP="00883DB4">
            <w:pPr>
              <w:pStyle w:val="TableBody"/>
            </w:pPr>
            <w:r w:rsidRPr="00EE641F">
              <w:t>Very h</w:t>
            </w:r>
            <w:r w:rsidR="00EB43DD" w:rsidRPr="00EE641F">
              <w:t>igh</w:t>
            </w:r>
          </w:p>
        </w:tc>
      </w:tr>
      <w:tr w:rsidR="00EB43DD" w:rsidRPr="00EC51C5" w14:paraId="7E066ECF" w14:textId="77777777" w:rsidTr="00883DB4">
        <w:trPr>
          <w:trHeight w:hRule="exact" w:val="288"/>
          <w:jc w:val="center"/>
        </w:trPr>
        <w:tc>
          <w:tcPr>
            <w:tcW w:w="1871" w:type="dxa"/>
            <w:tcBorders>
              <w:top w:val="dotted" w:sz="4" w:space="0" w:color="auto"/>
              <w:left w:val="nil"/>
              <w:bottom w:val="single" w:sz="4" w:space="0" w:color="auto"/>
              <w:right w:val="nil"/>
            </w:tcBorders>
            <w:vAlign w:val="center"/>
          </w:tcPr>
          <w:p w14:paraId="40415BFE" w14:textId="77777777" w:rsidR="00EB43DD" w:rsidRPr="00883DB4" w:rsidRDefault="00EB43DD" w:rsidP="00883DB4">
            <w:pPr>
              <w:pStyle w:val="TableBody"/>
            </w:pPr>
            <w:r w:rsidRPr="00EE641F">
              <w:t>Very Rapid</w:t>
            </w:r>
          </w:p>
        </w:tc>
        <w:tc>
          <w:tcPr>
            <w:tcW w:w="1871" w:type="dxa"/>
            <w:tcBorders>
              <w:top w:val="dotted" w:sz="4" w:space="0" w:color="auto"/>
              <w:left w:val="nil"/>
              <w:bottom w:val="single" w:sz="4" w:space="0" w:color="auto"/>
              <w:right w:val="nil"/>
            </w:tcBorders>
            <w:vAlign w:val="center"/>
          </w:tcPr>
          <w:p w14:paraId="2672FB70" w14:textId="77777777" w:rsidR="00EB43DD" w:rsidRPr="00883DB4" w:rsidRDefault="00EB43DD" w:rsidP="00883DB4">
            <w:pPr>
              <w:pStyle w:val="TableBody"/>
            </w:pPr>
            <w:r w:rsidRPr="00EE641F">
              <w:t>Medium</w:t>
            </w:r>
          </w:p>
        </w:tc>
        <w:tc>
          <w:tcPr>
            <w:tcW w:w="1872" w:type="dxa"/>
            <w:tcBorders>
              <w:top w:val="dotted" w:sz="4" w:space="0" w:color="auto"/>
              <w:left w:val="nil"/>
              <w:bottom w:val="single" w:sz="4" w:space="0" w:color="auto"/>
              <w:right w:val="nil"/>
            </w:tcBorders>
            <w:vAlign w:val="center"/>
          </w:tcPr>
          <w:p w14:paraId="2424BB33" w14:textId="77777777" w:rsidR="00EB43DD" w:rsidRPr="00883DB4" w:rsidRDefault="00EB43DD" w:rsidP="00883DB4">
            <w:pPr>
              <w:pStyle w:val="TableBody"/>
            </w:pPr>
            <w:r w:rsidRPr="00EE641F">
              <w:t>High</w:t>
            </w:r>
          </w:p>
        </w:tc>
        <w:tc>
          <w:tcPr>
            <w:tcW w:w="1872" w:type="dxa"/>
            <w:tcBorders>
              <w:top w:val="dotted" w:sz="4" w:space="0" w:color="auto"/>
              <w:left w:val="nil"/>
              <w:bottom w:val="single" w:sz="4" w:space="0" w:color="auto"/>
              <w:right w:val="nil"/>
            </w:tcBorders>
            <w:vAlign w:val="center"/>
          </w:tcPr>
          <w:p w14:paraId="302E6041" w14:textId="77777777" w:rsidR="00EB43DD" w:rsidRPr="00883DB4" w:rsidRDefault="00EB43DD" w:rsidP="00883DB4">
            <w:pPr>
              <w:pStyle w:val="TableBody"/>
            </w:pPr>
            <w:r w:rsidRPr="00EE641F">
              <w:t>Ver</w:t>
            </w:r>
            <w:r w:rsidR="007C4EF5" w:rsidRPr="00EE641F">
              <w:t>y h</w:t>
            </w:r>
            <w:r w:rsidRPr="00EE641F">
              <w:t>igh</w:t>
            </w:r>
          </w:p>
        </w:tc>
        <w:tc>
          <w:tcPr>
            <w:tcW w:w="1874" w:type="dxa"/>
            <w:tcBorders>
              <w:top w:val="dotted" w:sz="4" w:space="0" w:color="auto"/>
              <w:left w:val="nil"/>
              <w:bottom w:val="single" w:sz="4" w:space="0" w:color="auto"/>
              <w:right w:val="nil"/>
            </w:tcBorders>
            <w:vAlign w:val="center"/>
          </w:tcPr>
          <w:p w14:paraId="7E2F7773" w14:textId="77777777" w:rsidR="00EB43DD" w:rsidRPr="00883DB4" w:rsidRDefault="007C4EF5" w:rsidP="00883DB4">
            <w:pPr>
              <w:pStyle w:val="TableBody"/>
            </w:pPr>
            <w:r w:rsidRPr="00EE641F">
              <w:t>Very h</w:t>
            </w:r>
            <w:r w:rsidR="00EB43DD" w:rsidRPr="00EE641F">
              <w:t>igh</w:t>
            </w:r>
          </w:p>
        </w:tc>
      </w:tr>
    </w:tbl>
    <w:p w14:paraId="24BDC5B2" w14:textId="612F8284" w:rsidR="008A46A3" w:rsidRPr="00EC51C5" w:rsidRDefault="00B53459" w:rsidP="00DF04D6">
      <w:pPr>
        <w:pStyle w:val="H2"/>
        <w:ind w:right="-180"/>
      </w:pPr>
      <w:r w:rsidRPr="00EC51C5">
        <w:t>Part IV: Soil Classification</w:t>
      </w:r>
    </w:p>
    <w:p w14:paraId="3F1F231B" w14:textId="0657A3F6" w:rsidR="00CA1C91" w:rsidRPr="00EC51C5" w:rsidRDefault="00E50F93" w:rsidP="00DF04D6">
      <w:pPr>
        <w:pStyle w:val="ParaB"/>
        <w:ind w:right="-180"/>
      </w:pPr>
      <w:r w:rsidRPr="00EC51C5">
        <w:t>Keys to Soil Taxonomy, 1</w:t>
      </w:r>
      <w:r w:rsidR="00794290" w:rsidRPr="00EC51C5">
        <w:t>2</w:t>
      </w:r>
      <w:r w:rsidRPr="00EC51C5">
        <w:rPr>
          <w:vertAlign w:val="superscript"/>
        </w:rPr>
        <w:t>th</w:t>
      </w:r>
      <w:r w:rsidRPr="00EC51C5">
        <w:t xml:space="preserve"> Edition (201</w:t>
      </w:r>
      <w:r w:rsidR="00794290" w:rsidRPr="00EC51C5">
        <w:t>4</w:t>
      </w:r>
      <w:r w:rsidRPr="00EC51C5">
        <w:t xml:space="preserve">) should be used for details on soil classification.  </w:t>
      </w:r>
      <w:r w:rsidR="00AE249F">
        <w:t>Some</w:t>
      </w:r>
      <w:r w:rsidRPr="00EC51C5">
        <w:t xml:space="preserve"> pertinent data </w:t>
      </w:r>
      <w:r w:rsidR="00AE249F">
        <w:t xml:space="preserve">may be </w:t>
      </w:r>
      <w:r w:rsidRPr="00EC51C5">
        <w:t>displayed on the pit sign (i.e., percent base saturation</w:t>
      </w:r>
      <w:r w:rsidR="00AE249F">
        <w:t>, calcium carbonate equivalence, and/or</w:t>
      </w:r>
      <w:r w:rsidRPr="00EC51C5">
        <w:t xml:space="preserve"> organic carbon).</w:t>
      </w:r>
    </w:p>
    <w:p w14:paraId="6BED67CF" w14:textId="532C7EB9" w:rsidR="00AE249F" w:rsidRPr="00AE249F" w:rsidRDefault="00AE249F" w:rsidP="00DF04D6">
      <w:pPr>
        <w:pStyle w:val="ParaB"/>
        <w:ind w:right="-180"/>
      </w:pPr>
      <w:r w:rsidRPr="00AE249F">
        <w:rPr>
          <w:b/>
          <w:bCs/>
        </w:rPr>
        <w:t>Particle-Size Control Section</w:t>
      </w:r>
      <w:r w:rsidR="001E134D">
        <w:rPr>
          <w:b/>
          <w:bCs/>
        </w:rPr>
        <w:t>:</w:t>
      </w:r>
      <w:r w:rsidR="001E134D">
        <w:t xml:space="preserve"> </w:t>
      </w:r>
      <w:r w:rsidRPr="00AE249F">
        <w:t xml:space="preserve">The upper and lower limits of the family control section should be identified as defined in </w:t>
      </w:r>
      <w:r w:rsidRPr="00EC51C5">
        <w:t>Keys to Soil Taxonomy, 12</w:t>
      </w:r>
      <w:r w:rsidRPr="00EC51C5">
        <w:rPr>
          <w:vertAlign w:val="superscript"/>
        </w:rPr>
        <w:t>th</w:t>
      </w:r>
      <w:r w:rsidRPr="00EC51C5">
        <w:t xml:space="preserve"> Edition (2014)</w:t>
      </w:r>
      <w:r w:rsidRPr="00AE249F">
        <w:t xml:space="preserve">. </w:t>
      </w:r>
    </w:p>
    <w:p w14:paraId="0127DDF0" w14:textId="718FB26C" w:rsidR="00644315" w:rsidRPr="00EC51C5" w:rsidRDefault="00AE249F" w:rsidP="00DF04D6">
      <w:pPr>
        <w:pStyle w:val="ParaB"/>
        <w:ind w:right="-180"/>
      </w:pPr>
      <w:r w:rsidRPr="00AE249F">
        <w:rPr>
          <w:b/>
          <w:bCs/>
        </w:rPr>
        <w:t>Family Particle Size Class</w:t>
      </w:r>
      <w:r w:rsidR="001E134D">
        <w:rPr>
          <w:b/>
          <w:bCs/>
        </w:rPr>
        <w:t xml:space="preserve">: </w:t>
      </w:r>
      <w:r w:rsidRPr="00AE249F">
        <w:t xml:space="preserve">Based on the determination of family control section, calculate the weighted percentage sand, silt, clay (and if needed, coarse fragment content in the control section), and determine the family particle size class. Students will need to know when to use the three broad particle size classes and when to use the seven more specific particle size classes. If two or more strongly contrasting particle size classes are present within the control section, both family particle-size classes should be identified. For example, check both coarse-silty and clayey if the family is coarse-silty over clayey. </w:t>
      </w:r>
    </w:p>
    <w:p w14:paraId="6E409588" w14:textId="1189FED4" w:rsidR="00432E24" w:rsidRPr="00EC51C5" w:rsidRDefault="00B53459" w:rsidP="00DF04D6">
      <w:pPr>
        <w:pStyle w:val="H2"/>
        <w:ind w:right="-180"/>
      </w:pPr>
      <w:r w:rsidRPr="00EC51C5">
        <w:t xml:space="preserve">Part V: </w:t>
      </w:r>
      <w:r w:rsidR="008A46A3" w:rsidRPr="00EC51C5">
        <w:t>Interpretations</w:t>
      </w:r>
    </w:p>
    <w:p w14:paraId="539CF536" w14:textId="20F7CCA5" w:rsidR="008C74E0" w:rsidRPr="00EC51C5" w:rsidRDefault="000B3BF3" w:rsidP="00DF04D6">
      <w:pPr>
        <w:pStyle w:val="ParaB"/>
        <w:ind w:right="-180"/>
      </w:pPr>
      <w:r w:rsidRPr="00EC51C5">
        <w:t>Soil interpretations involve the determination of</w:t>
      </w:r>
      <w:r w:rsidR="00C173D2" w:rsidRPr="00EC51C5">
        <w:t xml:space="preserve"> the degree of limitation for</w:t>
      </w:r>
      <w:r w:rsidRPr="00EC51C5">
        <w:t xml:space="preserve"> each soil at a site for a specified use.  The most restrictive soil property determines the limitation rating.  In cases where the base of the pit does not extend to the depth indicated in the following tables (e.g., 150 cm), one should assume that the lowest horizon in the pit extends </w:t>
      </w:r>
      <w:r w:rsidR="00E642BC" w:rsidRPr="00EC51C5">
        <w:t>to the depth of interest</w:t>
      </w:r>
      <w:r w:rsidR="006340B4" w:rsidRPr="00EC51C5">
        <w:t xml:space="preserve">, unless a lithic or </w:t>
      </w:r>
      <w:proofErr w:type="spellStart"/>
      <w:r w:rsidR="006340B4" w:rsidRPr="00EC51C5">
        <w:t>paralithic</w:t>
      </w:r>
      <w:proofErr w:type="spellEnd"/>
      <w:r w:rsidR="006340B4" w:rsidRPr="00EC51C5">
        <w:t xml:space="preserve"> contact occurs within the depth to be judged</w:t>
      </w:r>
      <w:r w:rsidR="00E642BC" w:rsidRPr="00EC51C5">
        <w:t xml:space="preserve">. </w:t>
      </w:r>
      <w:r w:rsidR="006340B4" w:rsidRPr="00EC51C5">
        <w:t xml:space="preserve"> </w:t>
      </w:r>
      <w:r w:rsidR="00E642BC" w:rsidRPr="00EC51C5">
        <w:t xml:space="preserve">The following </w:t>
      </w:r>
      <w:r w:rsidRPr="00EC51C5">
        <w:t>soil use interpretation tables are partially extracted and modified from the Nation</w:t>
      </w:r>
      <w:r w:rsidR="008C74E0" w:rsidRPr="00EC51C5">
        <w:t>al Soil Survey Handbook (NSSH</w:t>
      </w:r>
      <w:r w:rsidR="00E82C37" w:rsidRPr="00EC51C5">
        <w:t>, Part 620; 1993</w:t>
      </w:r>
      <w:r w:rsidR="008C74E0" w:rsidRPr="00EC51C5">
        <w:t>).</w:t>
      </w:r>
    </w:p>
    <w:p w14:paraId="6257C4BF" w14:textId="3A5D8BCF" w:rsidR="008C74E0" w:rsidRPr="00EC51C5" w:rsidRDefault="008C74E0" w:rsidP="00DF04D6">
      <w:pPr>
        <w:pStyle w:val="ParaB"/>
        <w:ind w:right="-180"/>
      </w:pPr>
      <w:r w:rsidRPr="00EC51C5">
        <w:t>The d</w:t>
      </w:r>
      <w:r w:rsidR="000B3BF3" w:rsidRPr="00EC51C5">
        <w:t xml:space="preserve">epth to </w:t>
      </w:r>
      <w:r w:rsidRPr="00EC51C5">
        <w:t xml:space="preserve">a </w:t>
      </w:r>
      <w:r w:rsidR="000B3BF3" w:rsidRPr="00EC51C5">
        <w:t xml:space="preserve">seasonally high water table is based on the shallowest observed depth of </w:t>
      </w:r>
      <w:proofErr w:type="spellStart"/>
      <w:r w:rsidR="000B3BF3" w:rsidRPr="00EC51C5">
        <w:t>redoximorphic</w:t>
      </w:r>
      <w:proofErr w:type="spellEnd"/>
      <w:r w:rsidR="000B3BF3" w:rsidRPr="00EC51C5">
        <w:t xml:space="preserve"> depletions of color value ≥ 4 with </w:t>
      </w:r>
      <w:proofErr w:type="spellStart"/>
      <w:r w:rsidR="000B3BF3" w:rsidRPr="00EC51C5">
        <w:t>chroma</w:t>
      </w:r>
      <w:proofErr w:type="spellEnd"/>
      <w:r w:rsidR="000B3BF3" w:rsidRPr="00EC51C5">
        <w:t xml:space="preserve"> ≤ 2 or a depleted matrix.</w:t>
      </w:r>
    </w:p>
    <w:p w14:paraId="64CF8128" w14:textId="31C96755" w:rsidR="008C74E0" w:rsidRPr="00EC51C5" w:rsidRDefault="000B3BF3" w:rsidP="00DF04D6">
      <w:pPr>
        <w:pStyle w:val="ParaB"/>
        <w:ind w:right="-180"/>
      </w:pPr>
      <w:r w:rsidRPr="00EC51C5">
        <w:t>The hydraulic conductivity criteria for the septic tank absorption field interpretation excludes the upper 50 cm of the soil profile, thus only the soil between the depths of 50 and 150 cm should be considered.</w:t>
      </w:r>
    </w:p>
    <w:p w14:paraId="079AC1E3" w14:textId="39F0B1CB" w:rsidR="00064DB5" w:rsidRDefault="008C74E0" w:rsidP="00DF04D6">
      <w:pPr>
        <w:pStyle w:val="ParaB"/>
        <w:ind w:right="-180"/>
      </w:pPr>
      <w:r w:rsidRPr="00EC51C5">
        <w:t>In addition to indicating the suitability rating for each soil use, contestants will record the number corresponding to the reason in the table used for the suitability rating selected on the scorecard.  If all the evaluations are “slight”, then record “none” a</w:t>
      </w:r>
      <w:r w:rsidR="006340B4" w:rsidRPr="00EC51C5">
        <w:t>s the reason on the scorecard.</w:t>
      </w:r>
      <w:r w:rsidRPr="00EC51C5">
        <w:t xml:space="preserve">  </w:t>
      </w:r>
    </w:p>
    <w:p w14:paraId="61E18326" w14:textId="77777777" w:rsidR="00064DB5" w:rsidRDefault="00064DB5">
      <w:pPr>
        <w:rPr>
          <w:sz w:val="22"/>
        </w:rPr>
      </w:pPr>
      <w:r>
        <w:br w:type="page"/>
      </w:r>
    </w:p>
    <w:p w14:paraId="580B05F7" w14:textId="77777777" w:rsidR="008C74E0" w:rsidRDefault="008C74E0" w:rsidP="00DF04D6">
      <w:pPr>
        <w:pStyle w:val="ParaB"/>
        <w:ind w:right="-180"/>
      </w:pPr>
    </w:p>
    <w:p w14:paraId="77A15AF0" w14:textId="77777777" w:rsidR="00502F52" w:rsidRPr="00EC51C5" w:rsidRDefault="00502F52" w:rsidP="00502F52">
      <w:pPr>
        <w:pStyle w:val="BibTitle"/>
        <w:ind w:right="-180"/>
      </w:pPr>
      <w:r w:rsidRPr="00EC51C5">
        <w:t>RESOURCES</w:t>
      </w:r>
    </w:p>
    <w:p w14:paraId="042A934A" w14:textId="77777777" w:rsidR="00502F52" w:rsidRPr="00EC51C5" w:rsidRDefault="00502F52" w:rsidP="00502F52">
      <w:pPr>
        <w:pStyle w:val="BibReference"/>
        <w:ind w:right="-180"/>
      </w:pPr>
      <w:proofErr w:type="spellStart"/>
      <w:r w:rsidRPr="001E6D0A">
        <w:rPr>
          <w:iCs/>
        </w:rPr>
        <w:t>Schoeneberger</w:t>
      </w:r>
      <w:proofErr w:type="spellEnd"/>
      <w:r w:rsidRPr="001E6D0A">
        <w:rPr>
          <w:iCs/>
        </w:rPr>
        <w:t>,</w:t>
      </w:r>
      <w:r w:rsidRPr="00EC51C5">
        <w:rPr>
          <w:iCs/>
        </w:rPr>
        <w:t xml:space="preserve"> P.J., D.A.</w:t>
      </w:r>
      <w:r w:rsidRPr="001E6D0A">
        <w:rPr>
          <w:iCs/>
        </w:rPr>
        <w:t xml:space="preserve"> </w:t>
      </w:r>
      <w:proofErr w:type="spellStart"/>
      <w:r w:rsidRPr="001E6D0A">
        <w:rPr>
          <w:iCs/>
        </w:rPr>
        <w:t>Wysocki</w:t>
      </w:r>
      <w:proofErr w:type="spellEnd"/>
      <w:r w:rsidRPr="001E6D0A">
        <w:rPr>
          <w:iCs/>
        </w:rPr>
        <w:t>,</w:t>
      </w:r>
      <w:r w:rsidRPr="00EC51C5">
        <w:rPr>
          <w:iCs/>
        </w:rPr>
        <w:t xml:space="preserve"> E.C.</w:t>
      </w:r>
      <w:r w:rsidRPr="001E6D0A">
        <w:rPr>
          <w:iCs/>
        </w:rPr>
        <w:t xml:space="preserve"> Benham, and Soil Survey Staff</w:t>
      </w:r>
      <w:r w:rsidRPr="00EC51C5">
        <w:rPr>
          <w:iCs/>
        </w:rPr>
        <w:t>.</w:t>
      </w:r>
      <w:r w:rsidRPr="001E6D0A">
        <w:rPr>
          <w:iCs/>
        </w:rPr>
        <w:t xml:space="preserve"> 2012</w:t>
      </w:r>
      <w:r w:rsidRPr="00EC51C5">
        <w:rPr>
          <w:iCs/>
        </w:rPr>
        <w:t>. Field book for describing and sampling soils, version 3.0. NRCS, NSSC, Lincoln, NE. [</w:t>
      </w:r>
      <w:hyperlink r:id="rId14" w:history="1">
        <w:r w:rsidRPr="00AF3739">
          <w:rPr>
            <w:rStyle w:val="Hyperlink"/>
            <w:iCs/>
          </w:rPr>
          <w:t>http://www.nrcs.usda.gov/wps/portal/nrcs/detail/soils/research/guide/?cid=nrcs142p2_0541</w:t>
        </w:r>
        <w:r w:rsidRPr="00EC51C5">
          <w:rPr>
            <w:rStyle w:val="Hyperlink"/>
            <w:iCs/>
          </w:rPr>
          <w:t>84</w:t>
        </w:r>
      </w:hyperlink>
      <w:r w:rsidRPr="00AF3739">
        <w:rPr>
          <w:iCs/>
        </w:rPr>
        <w:t>]</w:t>
      </w:r>
    </w:p>
    <w:p w14:paraId="70613926" w14:textId="77777777" w:rsidR="00502F52" w:rsidRPr="00EC51C5" w:rsidRDefault="00502F52" w:rsidP="00502F52">
      <w:pPr>
        <w:pStyle w:val="BibReference"/>
        <w:ind w:right="-180"/>
      </w:pPr>
      <w:r w:rsidRPr="00EC51C5">
        <w:t>Soil Survey Staff. 2014. Keys to Soil Taxonomy, 12th ed. USDA-Natural Resources Conservation Service, Washington, DC. [</w:t>
      </w:r>
      <w:hyperlink r:id="rId15" w:history="1">
        <w:r w:rsidRPr="00EC51C5">
          <w:rPr>
            <w:rStyle w:val="Hyperlink"/>
          </w:rPr>
          <w:t>http://www.nrcs.usda.gov/wps/portal/nrcs/detail/soils/survey/class/?cid=nrcs142p2_053580</w:t>
        </w:r>
      </w:hyperlink>
      <w:r w:rsidRPr="00EC51C5">
        <w:t>]</w:t>
      </w:r>
    </w:p>
    <w:p w14:paraId="5CDA5AA4" w14:textId="77777777" w:rsidR="00502F52" w:rsidRPr="00EC51C5" w:rsidRDefault="00502F52" w:rsidP="00502F52">
      <w:pPr>
        <w:pStyle w:val="BibReference"/>
        <w:ind w:right="-180"/>
        <w:rPr>
          <w:iCs/>
        </w:rPr>
      </w:pPr>
      <w:r w:rsidRPr="00EC51C5">
        <w:rPr>
          <w:rStyle w:val="biborganization"/>
        </w:rPr>
        <w:t>Soil Survey Staff</w:t>
      </w:r>
      <w:r w:rsidRPr="00EC51C5">
        <w:t xml:space="preserve">. </w:t>
      </w:r>
      <w:r w:rsidRPr="00EC51C5">
        <w:rPr>
          <w:rStyle w:val="bibyear"/>
        </w:rPr>
        <w:t>1993</w:t>
      </w:r>
      <w:r w:rsidRPr="00EC51C5">
        <w:t xml:space="preserve">. Soil survey manual. Agric. </w:t>
      </w:r>
      <w:proofErr w:type="spellStart"/>
      <w:r w:rsidRPr="00EC51C5">
        <w:t>Handbk</w:t>
      </w:r>
      <w:proofErr w:type="spellEnd"/>
      <w:r w:rsidRPr="00EC51C5">
        <w:t xml:space="preserve">. 18. U.S. Gov. Print. Office, Washington, DC. </w:t>
      </w:r>
      <w:r w:rsidRPr="00EC51C5">
        <w:rPr>
          <w:iCs/>
        </w:rPr>
        <w:t>[</w:t>
      </w:r>
      <w:hyperlink r:id="rId16" w:history="1">
        <w:r w:rsidRPr="00EC51C5">
          <w:rPr>
            <w:rStyle w:val="Hyperlink"/>
            <w:iCs/>
          </w:rPr>
          <w:t>http://www.nrcs.usda.gov/wps/portal/nrcs/detail/soils/ref/?cid=nrcs142p2_054262</w:t>
        </w:r>
      </w:hyperlink>
      <w:r w:rsidRPr="00EC51C5">
        <w:rPr>
          <w:iCs/>
        </w:rPr>
        <w:t>]</w:t>
      </w:r>
    </w:p>
    <w:p w14:paraId="3FD43EE3" w14:textId="77777777" w:rsidR="00502F52" w:rsidRPr="00EC51C5" w:rsidRDefault="00502F52" w:rsidP="00502F52">
      <w:pPr>
        <w:pStyle w:val="BibReference"/>
        <w:ind w:right="-180"/>
      </w:pPr>
      <w:r w:rsidRPr="00EC51C5">
        <w:rPr>
          <w:rStyle w:val="biborganization"/>
        </w:rPr>
        <w:t>Soil Survey Staff</w:t>
      </w:r>
      <w:r w:rsidRPr="00EC51C5">
        <w:t xml:space="preserve">. </w:t>
      </w:r>
      <w:r w:rsidRPr="00EC51C5">
        <w:rPr>
          <w:rStyle w:val="bibyear"/>
        </w:rPr>
        <w:t>1999</w:t>
      </w:r>
      <w:r w:rsidRPr="00EC51C5">
        <w:t xml:space="preserve">. Soil Taxonomy: A basic system of soil classification for making and interpreting soil surveys. Agric. </w:t>
      </w:r>
      <w:proofErr w:type="spellStart"/>
      <w:r w:rsidRPr="00EC51C5">
        <w:t>Handbk</w:t>
      </w:r>
      <w:proofErr w:type="spellEnd"/>
      <w:r w:rsidRPr="00EC51C5">
        <w:t>. 463. 2nd ed. U.S. Gov. Print. Office, Washington, DC. [</w:t>
      </w:r>
      <w:hyperlink r:id="rId17" w:history="1">
        <w:r w:rsidRPr="00EC51C5">
          <w:rPr>
            <w:rStyle w:val="Hyperlink"/>
          </w:rPr>
          <w:t>http://www.nrcs.usda.gov/wps/portal/nrcs/main/soils/survey/class/taxonomy/</w:t>
        </w:r>
      </w:hyperlink>
      <w:r w:rsidRPr="00EC51C5">
        <w:t>]</w:t>
      </w:r>
    </w:p>
    <w:p w14:paraId="4C7D673A" w14:textId="77777777" w:rsidR="00502F52" w:rsidRPr="00EC51C5" w:rsidRDefault="00502F52" w:rsidP="00502F52">
      <w:pPr>
        <w:pStyle w:val="BibReference"/>
        <w:ind w:right="-180"/>
      </w:pPr>
      <w:r w:rsidRPr="00EC51C5">
        <w:t xml:space="preserve">Soil Survey Staff. 1993. National Soil Survey Handbook. Part 620; Legacy Soil Interpretation Rating Guides. [Link at bottom of page </w:t>
      </w:r>
      <w:hyperlink r:id="rId18" w:history="1">
        <w:r w:rsidRPr="00EC51C5">
          <w:rPr>
            <w:rStyle w:val="Hyperlink"/>
          </w:rPr>
          <w:t>http://www.nrcs.usda.gov/wps/portal/nrcs/detail/soils/ref/?cid=nrcs142p2_054241</w:t>
        </w:r>
      </w:hyperlink>
      <w:r w:rsidRPr="00EC51C5">
        <w:t>]</w:t>
      </w:r>
    </w:p>
    <w:p w14:paraId="01EDF0F8" w14:textId="77777777" w:rsidR="00502F52" w:rsidRPr="00EC51C5" w:rsidRDefault="00502F52" w:rsidP="00502F52">
      <w:pPr>
        <w:ind w:right="-180"/>
        <w:rPr>
          <w:b/>
          <w:bCs/>
          <w:szCs w:val="24"/>
        </w:rPr>
      </w:pPr>
      <w:r w:rsidRPr="00EC51C5">
        <w:br w:type="page"/>
      </w:r>
    </w:p>
    <w:p w14:paraId="2AE818E1" w14:textId="342C6904" w:rsidR="00132B97" w:rsidRPr="00EC51C5" w:rsidRDefault="00E642BC" w:rsidP="00883DB4">
      <w:pPr>
        <w:pStyle w:val="H1"/>
        <w:ind w:right="-180"/>
      </w:pPr>
      <w:r w:rsidRPr="00EC51C5">
        <w:lastRenderedPageBreak/>
        <w:t>Soil Use Interpretations Tables</w:t>
      </w:r>
    </w:p>
    <w:p w14:paraId="250F477B" w14:textId="77777777" w:rsidR="00E642BC" w:rsidRPr="00EC51C5" w:rsidRDefault="000F5C61" w:rsidP="00DF04D6">
      <w:pPr>
        <w:pStyle w:val="BlockText"/>
        <w:ind w:right="-180"/>
        <w:rPr>
          <w:rFonts w:ascii="Times New Roman" w:hAnsi="Times New Roman"/>
          <w:sz w:val="22"/>
          <w:szCs w:val="22"/>
        </w:rPr>
      </w:pPr>
      <w:r w:rsidRPr="00EC51C5">
        <w:rPr>
          <w:rFonts w:ascii="Times New Roman" w:hAnsi="Times New Roman"/>
          <w:b/>
          <w:sz w:val="22"/>
          <w:szCs w:val="22"/>
        </w:rPr>
        <w:t>Dwellings w</w:t>
      </w:r>
      <w:r w:rsidR="00E642BC" w:rsidRPr="00EC51C5">
        <w:rPr>
          <w:rFonts w:ascii="Times New Roman" w:hAnsi="Times New Roman"/>
          <w:b/>
          <w:sz w:val="22"/>
          <w:szCs w:val="22"/>
        </w:rPr>
        <w:t>ith Basement</w:t>
      </w:r>
    </w:p>
    <w:tbl>
      <w:tblPr>
        <w:tblW w:w="9360" w:type="dxa"/>
        <w:jc w:val="center"/>
        <w:tblLayout w:type="fixed"/>
        <w:tblCellMar>
          <w:left w:w="120" w:type="dxa"/>
          <w:right w:w="120" w:type="dxa"/>
        </w:tblCellMar>
        <w:tblLook w:val="0000" w:firstRow="0" w:lastRow="0" w:firstColumn="0" w:lastColumn="0" w:noHBand="0" w:noVBand="0"/>
      </w:tblPr>
      <w:tblGrid>
        <w:gridCol w:w="3090"/>
        <w:gridCol w:w="2090"/>
        <w:gridCol w:w="2090"/>
        <w:gridCol w:w="2090"/>
      </w:tblGrid>
      <w:tr w:rsidR="00E642BC" w:rsidRPr="00EC51C5" w14:paraId="399885D0" w14:textId="77777777" w:rsidTr="007E0D76">
        <w:trPr>
          <w:trHeight w:hRule="exact" w:val="288"/>
          <w:jc w:val="center"/>
        </w:trPr>
        <w:tc>
          <w:tcPr>
            <w:tcW w:w="3150" w:type="dxa"/>
            <w:tcBorders>
              <w:top w:val="single" w:sz="4" w:space="0" w:color="auto"/>
              <w:left w:val="nil"/>
              <w:bottom w:val="nil"/>
              <w:right w:val="nil"/>
            </w:tcBorders>
          </w:tcPr>
          <w:p w14:paraId="5636080F" w14:textId="77777777" w:rsidR="00E642BC" w:rsidRPr="00EC51C5" w:rsidRDefault="00E642BC" w:rsidP="00DF04D6">
            <w:pPr>
              <w:pStyle w:val="BlockText"/>
              <w:ind w:right="-180"/>
              <w:rPr>
                <w:rFonts w:ascii="Times New Roman" w:hAnsi="Times New Roman"/>
                <w:sz w:val="22"/>
                <w:szCs w:val="22"/>
              </w:rPr>
            </w:pPr>
          </w:p>
        </w:tc>
        <w:tc>
          <w:tcPr>
            <w:tcW w:w="6390" w:type="dxa"/>
            <w:gridSpan w:val="3"/>
            <w:tcBorders>
              <w:top w:val="single" w:sz="4" w:space="0" w:color="auto"/>
              <w:left w:val="nil"/>
              <w:bottom w:val="single" w:sz="4" w:space="0" w:color="auto"/>
              <w:right w:val="nil"/>
            </w:tcBorders>
            <w:vAlign w:val="center"/>
          </w:tcPr>
          <w:p w14:paraId="71E00123"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Degree of Limitation</w:t>
            </w:r>
          </w:p>
        </w:tc>
      </w:tr>
      <w:tr w:rsidR="00E642BC" w:rsidRPr="00EC51C5" w14:paraId="7907C829" w14:textId="77777777" w:rsidTr="007E0D76">
        <w:trPr>
          <w:trHeight w:hRule="exact" w:val="288"/>
          <w:jc w:val="center"/>
        </w:trPr>
        <w:tc>
          <w:tcPr>
            <w:tcW w:w="3150" w:type="dxa"/>
            <w:tcBorders>
              <w:top w:val="nil"/>
              <w:left w:val="nil"/>
              <w:bottom w:val="single" w:sz="4" w:space="0" w:color="auto"/>
              <w:right w:val="nil"/>
            </w:tcBorders>
            <w:vAlign w:val="center"/>
          </w:tcPr>
          <w:p w14:paraId="2B525E32"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Factors Affecting Use</w:t>
            </w:r>
          </w:p>
        </w:tc>
        <w:tc>
          <w:tcPr>
            <w:tcW w:w="2130" w:type="dxa"/>
            <w:tcBorders>
              <w:top w:val="single" w:sz="4" w:space="0" w:color="auto"/>
              <w:left w:val="nil"/>
              <w:bottom w:val="single" w:sz="4" w:space="0" w:color="auto"/>
              <w:right w:val="nil"/>
            </w:tcBorders>
            <w:vAlign w:val="center"/>
          </w:tcPr>
          <w:p w14:paraId="11F471A5"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Slight</w:t>
            </w:r>
          </w:p>
        </w:tc>
        <w:tc>
          <w:tcPr>
            <w:tcW w:w="2130" w:type="dxa"/>
            <w:tcBorders>
              <w:top w:val="single" w:sz="4" w:space="0" w:color="auto"/>
              <w:left w:val="nil"/>
              <w:bottom w:val="single" w:sz="4" w:space="0" w:color="auto"/>
              <w:right w:val="nil"/>
            </w:tcBorders>
            <w:vAlign w:val="center"/>
          </w:tcPr>
          <w:p w14:paraId="69B8735F"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Moderate</w:t>
            </w:r>
          </w:p>
        </w:tc>
        <w:tc>
          <w:tcPr>
            <w:tcW w:w="2130" w:type="dxa"/>
            <w:tcBorders>
              <w:top w:val="single" w:sz="4" w:space="0" w:color="auto"/>
              <w:left w:val="nil"/>
              <w:bottom w:val="single" w:sz="4" w:space="0" w:color="auto"/>
              <w:right w:val="nil"/>
            </w:tcBorders>
            <w:vAlign w:val="center"/>
          </w:tcPr>
          <w:p w14:paraId="642EF8B3"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Severe</w:t>
            </w:r>
          </w:p>
        </w:tc>
      </w:tr>
      <w:tr w:rsidR="00E642BC" w:rsidRPr="00EC51C5" w14:paraId="43305ED1" w14:textId="77777777" w:rsidTr="007E0D76">
        <w:trPr>
          <w:trHeight w:hRule="exact" w:val="576"/>
          <w:jc w:val="center"/>
        </w:trPr>
        <w:tc>
          <w:tcPr>
            <w:tcW w:w="3150" w:type="dxa"/>
            <w:tcBorders>
              <w:top w:val="single" w:sz="4" w:space="0" w:color="auto"/>
              <w:left w:val="nil"/>
              <w:bottom w:val="dotted" w:sz="4" w:space="0" w:color="auto"/>
              <w:right w:val="nil"/>
            </w:tcBorders>
            <w:vAlign w:val="center"/>
          </w:tcPr>
          <w:p w14:paraId="3A96C4A1"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1.</w:t>
            </w:r>
            <w:r w:rsidRPr="00EC51C5">
              <w:rPr>
                <w:rFonts w:ascii="Times New Roman" w:hAnsi="Times New Roman"/>
                <w:sz w:val="22"/>
                <w:szCs w:val="22"/>
              </w:rPr>
              <w:tab/>
              <w:t>Flooding or ponding frequency</w:t>
            </w:r>
          </w:p>
        </w:tc>
        <w:tc>
          <w:tcPr>
            <w:tcW w:w="2130" w:type="dxa"/>
            <w:tcBorders>
              <w:top w:val="single" w:sz="4" w:space="0" w:color="auto"/>
              <w:left w:val="nil"/>
              <w:bottom w:val="dotted" w:sz="4" w:space="0" w:color="auto"/>
              <w:right w:val="nil"/>
            </w:tcBorders>
            <w:vAlign w:val="center"/>
          </w:tcPr>
          <w:p w14:paraId="45023884"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None</w:t>
            </w:r>
          </w:p>
        </w:tc>
        <w:tc>
          <w:tcPr>
            <w:tcW w:w="2130" w:type="dxa"/>
            <w:tcBorders>
              <w:top w:val="single" w:sz="4" w:space="0" w:color="auto"/>
              <w:left w:val="nil"/>
              <w:bottom w:val="dotted" w:sz="4" w:space="0" w:color="auto"/>
              <w:right w:val="nil"/>
            </w:tcBorders>
            <w:vAlign w:val="center"/>
          </w:tcPr>
          <w:p w14:paraId="013F0C9A"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Not a choice</w:t>
            </w:r>
          </w:p>
        </w:tc>
        <w:tc>
          <w:tcPr>
            <w:tcW w:w="2130" w:type="dxa"/>
            <w:tcBorders>
              <w:top w:val="single" w:sz="4" w:space="0" w:color="auto"/>
              <w:left w:val="nil"/>
              <w:bottom w:val="dotted" w:sz="4" w:space="0" w:color="auto"/>
              <w:right w:val="nil"/>
            </w:tcBorders>
            <w:vAlign w:val="center"/>
          </w:tcPr>
          <w:p w14:paraId="6AD331F4"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Rare to Frequent</w:t>
            </w:r>
          </w:p>
        </w:tc>
      </w:tr>
      <w:tr w:rsidR="00E642BC" w:rsidRPr="00EC51C5" w14:paraId="60D06A95" w14:textId="77777777" w:rsidTr="007E0D76">
        <w:trPr>
          <w:trHeight w:hRule="exact" w:val="576"/>
          <w:jc w:val="center"/>
        </w:trPr>
        <w:tc>
          <w:tcPr>
            <w:tcW w:w="3150" w:type="dxa"/>
            <w:tcBorders>
              <w:top w:val="dotted" w:sz="4" w:space="0" w:color="auto"/>
              <w:left w:val="nil"/>
              <w:bottom w:val="dotted" w:sz="4" w:space="0" w:color="auto"/>
              <w:right w:val="nil"/>
            </w:tcBorders>
            <w:vAlign w:val="center"/>
          </w:tcPr>
          <w:p w14:paraId="31B26300" w14:textId="77777777" w:rsidR="00E642BC" w:rsidRPr="00EC51C5" w:rsidRDefault="000F5C61" w:rsidP="00DF04D6">
            <w:pPr>
              <w:pStyle w:val="BlockText"/>
              <w:ind w:right="-180"/>
              <w:rPr>
                <w:rFonts w:ascii="Times New Roman" w:hAnsi="Times New Roman"/>
                <w:sz w:val="22"/>
                <w:szCs w:val="22"/>
              </w:rPr>
            </w:pPr>
            <w:r w:rsidRPr="00EC51C5">
              <w:rPr>
                <w:rFonts w:ascii="Times New Roman" w:hAnsi="Times New Roman"/>
                <w:sz w:val="22"/>
                <w:szCs w:val="22"/>
              </w:rPr>
              <w:t>2.</w:t>
            </w:r>
            <w:r w:rsidRPr="00EC51C5">
              <w:rPr>
                <w:rFonts w:ascii="Times New Roman" w:hAnsi="Times New Roman"/>
                <w:sz w:val="22"/>
                <w:szCs w:val="22"/>
              </w:rPr>
              <w:tab/>
              <w:t>Slope (%</w:t>
            </w:r>
            <w:r w:rsidR="00E642BC" w:rsidRPr="00EC51C5">
              <w:rPr>
                <w:rFonts w:ascii="Times New Roman" w:hAnsi="Times New Roman"/>
                <w:sz w:val="22"/>
                <w:szCs w:val="22"/>
              </w:rPr>
              <w:t>)</w:t>
            </w:r>
          </w:p>
        </w:tc>
        <w:tc>
          <w:tcPr>
            <w:tcW w:w="2130" w:type="dxa"/>
            <w:tcBorders>
              <w:top w:val="dotted" w:sz="4" w:space="0" w:color="auto"/>
              <w:left w:val="nil"/>
              <w:bottom w:val="dotted" w:sz="4" w:space="0" w:color="auto"/>
              <w:right w:val="nil"/>
            </w:tcBorders>
            <w:vAlign w:val="center"/>
          </w:tcPr>
          <w:p w14:paraId="238CC022"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6</w:t>
            </w:r>
          </w:p>
        </w:tc>
        <w:tc>
          <w:tcPr>
            <w:tcW w:w="2130" w:type="dxa"/>
            <w:tcBorders>
              <w:top w:val="dotted" w:sz="4" w:space="0" w:color="auto"/>
              <w:left w:val="nil"/>
              <w:bottom w:val="dotted" w:sz="4" w:space="0" w:color="auto"/>
              <w:right w:val="nil"/>
            </w:tcBorders>
            <w:vAlign w:val="center"/>
          </w:tcPr>
          <w:p w14:paraId="69B3969D"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6 - 15</w:t>
            </w:r>
          </w:p>
        </w:tc>
        <w:tc>
          <w:tcPr>
            <w:tcW w:w="2130" w:type="dxa"/>
            <w:tcBorders>
              <w:top w:val="dotted" w:sz="4" w:space="0" w:color="auto"/>
              <w:left w:val="nil"/>
              <w:bottom w:val="dotted" w:sz="4" w:space="0" w:color="auto"/>
              <w:right w:val="nil"/>
            </w:tcBorders>
            <w:vAlign w:val="center"/>
          </w:tcPr>
          <w:p w14:paraId="29A60311"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15</w:t>
            </w:r>
          </w:p>
        </w:tc>
      </w:tr>
      <w:tr w:rsidR="00E642BC" w:rsidRPr="00EC51C5" w14:paraId="04A256BA" w14:textId="77777777" w:rsidTr="007E0D76">
        <w:trPr>
          <w:trHeight w:hRule="exact" w:val="576"/>
          <w:jc w:val="center"/>
        </w:trPr>
        <w:tc>
          <w:tcPr>
            <w:tcW w:w="3150" w:type="dxa"/>
            <w:tcBorders>
              <w:top w:val="dotted" w:sz="4" w:space="0" w:color="auto"/>
              <w:left w:val="nil"/>
              <w:bottom w:val="dotted" w:sz="4" w:space="0" w:color="auto"/>
              <w:right w:val="nil"/>
            </w:tcBorders>
            <w:vAlign w:val="center"/>
          </w:tcPr>
          <w:p w14:paraId="3695B3F1"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3.</w:t>
            </w:r>
            <w:r w:rsidRPr="00EC51C5">
              <w:rPr>
                <w:rFonts w:ascii="Times New Roman" w:hAnsi="Times New Roman"/>
                <w:sz w:val="22"/>
                <w:szCs w:val="22"/>
              </w:rPr>
              <w:tab/>
              <w:t>Depth to seasonally high water table (cm)</w:t>
            </w:r>
          </w:p>
        </w:tc>
        <w:tc>
          <w:tcPr>
            <w:tcW w:w="2130" w:type="dxa"/>
            <w:tcBorders>
              <w:top w:val="dotted" w:sz="4" w:space="0" w:color="auto"/>
              <w:left w:val="nil"/>
              <w:bottom w:val="dotted" w:sz="4" w:space="0" w:color="auto"/>
              <w:right w:val="nil"/>
            </w:tcBorders>
            <w:vAlign w:val="center"/>
          </w:tcPr>
          <w:p w14:paraId="2824E7EA"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100</w:t>
            </w:r>
          </w:p>
        </w:tc>
        <w:tc>
          <w:tcPr>
            <w:tcW w:w="2130" w:type="dxa"/>
            <w:tcBorders>
              <w:top w:val="dotted" w:sz="4" w:space="0" w:color="auto"/>
              <w:left w:val="nil"/>
              <w:bottom w:val="dotted" w:sz="4" w:space="0" w:color="auto"/>
              <w:right w:val="nil"/>
            </w:tcBorders>
            <w:vAlign w:val="center"/>
          </w:tcPr>
          <w:p w14:paraId="2AE1BACD"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50 - 100</w:t>
            </w:r>
          </w:p>
        </w:tc>
        <w:tc>
          <w:tcPr>
            <w:tcW w:w="2130" w:type="dxa"/>
            <w:tcBorders>
              <w:top w:val="dotted" w:sz="4" w:space="0" w:color="auto"/>
              <w:left w:val="nil"/>
              <w:bottom w:val="dotted" w:sz="4" w:space="0" w:color="auto"/>
              <w:right w:val="nil"/>
            </w:tcBorders>
            <w:vAlign w:val="center"/>
          </w:tcPr>
          <w:p w14:paraId="30C80631"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50</w:t>
            </w:r>
          </w:p>
        </w:tc>
      </w:tr>
      <w:tr w:rsidR="00E642BC" w:rsidRPr="00EC51C5" w14:paraId="63D9D5F7" w14:textId="77777777" w:rsidTr="007E0D76">
        <w:trPr>
          <w:trHeight w:hRule="exact" w:val="576"/>
          <w:jc w:val="center"/>
        </w:trPr>
        <w:tc>
          <w:tcPr>
            <w:tcW w:w="3150" w:type="dxa"/>
            <w:tcBorders>
              <w:top w:val="dotted" w:sz="4" w:space="0" w:color="auto"/>
              <w:left w:val="nil"/>
              <w:bottom w:val="dotted" w:sz="4" w:space="0" w:color="auto"/>
              <w:right w:val="nil"/>
            </w:tcBorders>
            <w:vAlign w:val="center"/>
          </w:tcPr>
          <w:p w14:paraId="62E5D7A3"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4.</w:t>
            </w:r>
            <w:r w:rsidRPr="00EC51C5">
              <w:rPr>
                <w:rFonts w:ascii="Times New Roman" w:hAnsi="Times New Roman"/>
                <w:sz w:val="22"/>
                <w:szCs w:val="22"/>
              </w:rPr>
              <w:tab/>
              <w:t>Depth to soft rock (Cr) (cm)</w:t>
            </w:r>
          </w:p>
        </w:tc>
        <w:tc>
          <w:tcPr>
            <w:tcW w:w="2130" w:type="dxa"/>
            <w:tcBorders>
              <w:top w:val="dotted" w:sz="4" w:space="0" w:color="auto"/>
              <w:left w:val="nil"/>
              <w:bottom w:val="dotted" w:sz="4" w:space="0" w:color="auto"/>
              <w:right w:val="nil"/>
            </w:tcBorders>
            <w:vAlign w:val="center"/>
          </w:tcPr>
          <w:p w14:paraId="268E7FA7"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100</w:t>
            </w:r>
          </w:p>
        </w:tc>
        <w:tc>
          <w:tcPr>
            <w:tcW w:w="2130" w:type="dxa"/>
            <w:tcBorders>
              <w:top w:val="dotted" w:sz="4" w:space="0" w:color="auto"/>
              <w:left w:val="nil"/>
              <w:bottom w:val="dotted" w:sz="4" w:space="0" w:color="auto"/>
              <w:right w:val="nil"/>
            </w:tcBorders>
            <w:vAlign w:val="center"/>
          </w:tcPr>
          <w:p w14:paraId="43C3F1AD"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50 - 100</w:t>
            </w:r>
          </w:p>
        </w:tc>
        <w:tc>
          <w:tcPr>
            <w:tcW w:w="2130" w:type="dxa"/>
            <w:tcBorders>
              <w:top w:val="dotted" w:sz="4" w:space="0" w:color="auto"/>
              <w:left w:val="nil"/>
              <w:bottom w:val="dotted" w:sz="4" w:space="0" w:color="auto"/>
              <w:right w:val="nil"/>
            </w:tcBorders>
            <w:vAlign w:val="center"/>
          </w:tcPr>
          <w:p w14:paraId="4F1B42AD"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50</w:t>
            </w:r>
          </w:p>
        </w:tc>
      </w:tr>
      <w:tr w:rsidR="00E642BC" w:rsidRPr="00EC51C5" w14:paraId="3086D15F" w14:textId="77777777" w:rsidTr="007E0D76">
        <w:trPr>
          <w:trHeight w:hRule="exact" w:val="576"/>
          <w:jc w:val="center"/>
        </w:trPr>
        <w:tc>
          <w:tcPr>
            <w:tcW w:w="3150" w:type="dxa"/>
            <w:tcBorders>
              <w:top w:val="dotted" w:sz="4" w:space="0" w:color="auto"/>
              <w:left w:val="nil"/>
              <w:bottom w:val="single" w:sz="4" w:space="0" w:color="auto"/>
              <w:right w:val="nil"/>
            </w:tcBorders>
            <w:vAlign w:val="center"/>
          </w:tcPr>
          <w:p w14:paraId="36F24CE2"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5.</w:t>
            </w:r>
            <w:r w:rsidRPr="00EC51C5">
              <w:rPr>
                <w:rFonts w:ascii="Times New Roman" w:hAnsi="Times New Roman"/>
                <w:sz w:val="22"/>
                <w:szCs w:val="22"/>
              </w:rPr>
              <w:tab/>
              <w:t>Depth to hard rock (R) (cm)</w:t>
            </w:r>
          </w:p>
        </w:tc>
        <w:tc>
          <w:tcPr>
            <w:tcW w:w="2130" w:type="dxa"/>
            <w:tcBorders>
              <w:top w:val="dotted" w:sz="4" w:space="0" w:color="auto"/>
              <w:left w:val="nil"/>
              <w:bottom w:val="single" w:sz="4" w:space="0" w:color="auto"/>
              <w:right w:val="nil"/>
            </w:tcBorders>
            <w:vAlign w:val="center"/>
          </w:tcPr>
          <w:p w14:paraId="087C4003"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150</w:t>
            </w:r>
          </w:p>
        </w:tc>
        <w:tc>
          <w:tcPr>
            <w:tcW w:w="2130" w:type="dxa"/>
            <w:tcBorders>
              <w:top w:val="dotted" w:sz="4" w:space="0" w:color="auto"/>
              <w:left w:val="nil"/>
              <w:bottom w:val="single" w:sz="4" w:space="0" w:color="auto"/>
              <w:right w:val="nil"/>
            </w:tcBorders>
            <w:vAlign w:val="center"/>
          </w:tcPr>
          <w:p w14:paraId="21B078A0"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100 - 150</w:t>
            </w:r>
          </w:p>
        </w:tc>
        <w:tc>
          <w:tcPr>
            <w:tcW w:w="2130" w:type="dxa"/>
            <w:tcBorders>
              <w:top w:val="dotted" w:sz="4" w:space="0" w:color="auto"/>
              <w:left w:val="nil"/>
              <w:bottom w:val="single" w:sz="4" w:space="0" w:color="auto"/>
              <w:right w:val="nil"/>
            </w:tcBorders>
            <w:vAlign w:val="center"/>
          </w:tcPr>
          <w:p w14:paraId="0A105B2F"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100</w:t>
            </w:r>
          </w:p>
        </w:tc>
      </w:tr>
    </w:tbl>
    <w:p w14:paraId="3F1B054D" w14:textId="77777777" w:rsidR="00E642BC" w:rsidRPr="00EC51C5" w:rsidRDefault="00E642BC" w:rsidP="00DF04D6">
      <w:pPr>
        <w:pStyle w:val="BlockText"/>
        <w:ind w:right="-180"/>
        <w:rPr>
          <w:rFonts w:ascii="Times New Roman" w:hAnsi="Times New Roman"/>
          <w:sz w:val="22"/>
          <w:szCs w:val="22"/>
        </w:rPr>
      </w:pPr>
    </w:p>
    <w:p w14:paraId="0AA72202" w14:textId="77777777" w:rsidR="00E642BC" w:rsidRPr="00EC51C5" w:rsidRDefault="00E642BC" w:rsidP="00DF04D6">
      <w:pPr>
        <w:pStyle w:val="BlockText"/>
        <w:ind w:left="0" w:right="-180" w:firstLine="0"/>
        <w:rPr>
          <w:rFonts w:ascii="Times New Roman" w:hAnsi="Times New Roman"/>
          <w:b/>
          <w:sz w:val="22"/>
          <w:szCs w:val="22"/>
        </w:rPr>
      </w:pPr>
    </w:p>
    <w:p w14:paraId="48D061B2"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b/>
          <w:sz w:val="22"/>
          <w:szCs w:val="22"/>
        </w:rPr>
        <w:t>Septic Tank Absorption Field</w:t>
      </w:r>
    </w:p>
    <w:tbl>
      <w:tblPr>
        <w:tblW w:w="9360" w:type="dxa"/>
        <w:jc w:val="center"/>
        <w:tblLayout w:type="fixed"/>
        <w:tblCellMar>
          <w:left w:w="120" w:type="dxa"/>
          <w:right w:w="120" w:type="dxa"/>
        </w:tblCellMar>
        <w:tblLook w:val="0000" w:firstRow="0" w:lastRow="0" w:firstColumn="0" w:lastColumn="0" w:noHBand="0" w:noVBand="0"/>
      </w:tblPr>
      <w:tblGrid>
        <w:gridCol w:w="3090"/>
        <w:gridCol w:w="2090"/>
        <w:gridCol w:w="2083"/>
        <w:gridCol w:w="2097"/>
      </w:tblGrid>
      <w:tr w:rsidR="00E642BC" w:rsidRPr="00EC51C5" w14:paraId="1B62F2F8" w14:textId="77777777" w:rsidTr="007E0D76">
        <w:trPr>
          <w:trHeight w:hRule="exact" w:val="288"/>
          <w:jc w:val="center"/>
        </w:trPr>
        <w:tc>
          <w:tcPr>
            <w:tcW w:w="3090" w:type="dxa"/>
            <w:tcBorders>
              <w:top w:val="single" w:sz="4" w:space="0" w:color="auto"/>
              <w:left w:val="nil"/>
              <w:bottom w:val="nil"/>
              <w:right w:val="nil"/>
            </w:tcBorders>
          </w:tcPr>
          <w:p w14:paraId="7D40C1A0" w14:textId="77777777" w:rsidR="00E642BC" w:rsidRPr="00EC51C5" w:rsidRDefault="00E642BC" w:rsidP="00DF04D6">
            <w:pPr>
              <w:pStyle w:val="BlockText"/>
              <w:ind w:right="-180"/>
              <w:rPr>
                <w:rFonts w:ascii="Times New Roman" w:hAnsi="Times New Roman"/>
                <w:sz w:val="22"/>
                <w:szCs w:val="22"/>
              </w:rPr>
            </w:pPr>
          </w:p>
        </w:tc>
        <w:tc>
          <w:tcPr>
            <w:tcW w:w="6270" w:type="dxa"/>
            <w:gridSpan w:val="3"/>
            <w:tcBorders>
              <w:top w:val="single" w:sz="4" w:space="0" w:color="auto"/>
              <w:left w:val="nil"/>
              <w:bottom w:val="single" w:sz="4" w:space="0" w:color="auto"/>
              <w:right w:val="nil"/>
            </w:tcBorders>
            <w:vAlign w:val="center"/>
          </w:tcPr>
          <w:p w14:paraId="385120C5"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Degree of Limitation</w:t>
            </w:r>
          </w:p>
        </w:tc>
      </w:tr>
      <w:tr w:rsidR="00E642BC" w:rsidRPr="00EC51C5" w14:paraId="79F37CD1" w14:textId="77777777" w:rsidTr="007E0D76">
        <w:trPr>
          <w:trHeight w:hRule="exact" w:val="288"/>
          <w:jc w:val="center"/>
        </w:trPr>
        <w:tc>
          <w:tcPr>
            <w:tcW w:w="3090" w:type="dxa"/>
            <w:tcBorders>
              <w:top w:val="nil"/>
              <w:left w:val="nil"/>
              <w:bottom w:val="single" w:sz="4" w:space="0" w:color="auto"/>
              <w:right w:val="nil"/>
            </w:tcBorders>
            <w:vAlign w:val="center"/>
          </w:tcPr>
          <w:p w14:paraId="3E0FDFEC"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Factors Affecting Use</w:t>
            </w:r>
          </w:p>
        </w:tc>
        <w:tc>
          <w:tcPr>
            <w:tcW w:w="2090" w:type="dxa"/>
            <w:tcBorders>
              <w:top w:val="single" w:sz="4" w:space="0" w:color="auto"/>
              <w:left w:val="nil"/>
              <w:bottom w:val="single" w:sz="4" w:space="0" w:color="auto"/>
              <w:right w:val="nil"/>
            </w:tcBorders>
            <w:vAlign w:val="center"/>
          </w:tcPr>
          <w:p w14:paraId="020E33AF"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Slight</w:t>
            </w:r>
          </w:p>
        </w:tc>
        <w:tc>
          <w:tcPr>
            <w:tcW w:w="2083" w:type="dxa"/>
            <w:tcBorders>
              <w:top w:val="single" w:sz="4" w:space="0" w:color="auto"/>
              <w:left w:val="nil"/>
              <w:bottom w:val="single" w:sz="4" w:space="0" w:color="auto"/>
              <w:right w:val="nil"/>
            </w:tcBorders>
            <w:vAlign w:val="center"/>
          </w:tcPr>
          <w:p w14:paraId="75E176F8"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Moderate</w:t>
            </w:r>
          </w:p>
        </w:tc>
        <w:tc>
          <w:tcPr>
            <w:tcW w:w="2097" w:type="dxa"/>
            <w:tcBorders>
              <w:top w:val="single" w:sz="4" w:space="0" w:color="auto"/>
              <w:left w:val="nil"/>
              <w:bottom w:val="single" w:sz="4" w:space="0" w:color="auto"/>
              <w:right w:val="nil"/>
            </w:tcBorders>
            <w:vAlign w:val="center"/>
          </w:tcPr>
          <w:p w14:paraId="659E035A"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Severe</w:t>
            </w:r>
          </w:p>
        </w:tc>
      </w:tr>
      <w:tr w:rsidR="00E642BC" w:rsidRPr="00EC51C5" w14:paraId="7C5CEA27" w14:textId="77777777" w:rsidTr="007E0D76">
        <w:trPr>
          <w:trHeight w:hRule="exact" w:val="576"/>
          <w:jc w:val="center"/>
        </w:trPr>
        <w:tc>
          <w:tcPr>
            <w:tcW w:w="3090" w:type="dxa"/>
            <w:tcBorders>
              <w:top w:val="single" w:sz="4" w:space="0" w:color="auto"/>
              <w:left w:val="nil"/>
              <w:bottom w:val="dotted" w:sz="4" w:space="0" w:color="auto"/>
              <w:right w:val="nil"/>
            </w:tcBorders>
            <w:vAlign w:val="center"/>
          </w:tcPr>
          <w:p w14:paraId="0D085810"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1.</w:t>
            </w:r>
            <w:r w:rsidRPr="00EC51C5">
              <w:rPr>
                <w:rFonts w:ascii="Times New Roman" w:hAnsi="Times New Roman"/>
                <w:sz w:val="22"/>
                <w:szCs w:val="22"/>
              </w:rPr>
              <w:tab/>
              <w:t>Flooding or ponding frequency</w:t>
            </w:r>
          </w:p>
        </w:tc>
        <w:tc>
          <w:tcPr>
            <w:tcW w:w="2090" w:type="dxa"/>
            <w:tcBorders>
              <w:top w:val="single" w:sz="4" w:space="0" w:color="auto"/>
              <w:left w:val="nil"/>
              <w:bottom w:val="dotted" w:sz="4" w:space="0" w:color="auto"/>
              <w:right w:val="nil"/>
            </w:tcBorders>
            <w:vAlign w:val="center"/>
          </w:tcPr>
          <w:p w14:paraId="1427144A"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None</w:t>
            </w:r>
          </w:p>
        </w:tc>
        <w:tc>
          <w:tcPr>
            <w:tcW w:w="2083" w:type="dxa"/>
            <w:tcBorders>
              <w:top w:val="single" w:sz="4" w:space="0" w:color="auto"/>
              <w:left w:val="nil"/>
              <w:bottom w:val="dotted" w:sz="4" w:space="0" w:color="auto"/>
              <w:right w:val="nil"/>
            </w:tcBorders>
            <w:vAlign w:val="center"/>
          </w:tcPr>
          <w:p w14:paraId="3A421062"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Not a choice</w:t>
            </w:r>
          </w:p>
        </w:tc>
        <w:tc>
          <w:tcPr>
            <w:tcW w:w="2097" w:type="dxa"/>
            <w:tcBorders>
              <w:top w:val="single" w:sz="4" w:space="0" w:color="auto"/>
              <w:left w:val="nil"/>
              <w:bottom w:val="dotted" w:sz="4" w:space="0" w:color="auto"/>
              <w:right w:val="nil"/>
            </w:tcBorders>
            <w:vAlign w:val="center"/>
          </w:tcPr>
          <w:p w14:paraId="137B4D9B"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Rare to Frequent</w:t>
            </w:r>
          </w:p>
        </w:tc>
      </w:tr>
      <w:tr w:rsidR="00E642BC" w:rsidRPr="00EC51C5" w14:paraId="5BBD4C14" w14:textId="77777777" w:rsidTr="007E0D76">
        <w:trPr>
          <w:trHeight w:hRule="exact" w:val="576"/>
          <w:jc w:val="center"/>
        </w:trPr>
        <w:tc>
          <w:tcPr>
            <w:tcW w:w="3090" w:type="dxa"/>
            <w:tcBorders>
              <w:top w:val="dotted" w:sz="4" w:space="0" w:color="auto"/>
              <w:left w:val="nil"/>
              <w:bottom w:val="dotted" w:sz="4" w:space="0" w:color="auto"/>
              <w:right w:val="nil"/>
            </w:tcBorders>
            <w:vAlign w:val="center"/>
          </w:tcPr>
          <w:p w14:paraId="138FD8E0" w14:textId="77777777" w:rsidR="00E642BC" w:rsidRPr="00EC51C5" w:rsidRDefault="000F5C61" w:rsidP="00DF04D6">
            <w:pPr>
              <w:pStyle w:val="BlockText"/>
              <w:ind w:right="-180"/>
              <w:rPr>
                <w:rFonts w:ascii="Times New Roman" w:hAnsi="Times New Roman"/>
                <w:sz w:val="22"/>
                <w:szCs w:val="22"/>
              </w:rPr>
            </w:pPr>
            <w:r w:rsidRPr="00EC51C5">
              <w:rPr>
                <w:rFonts w:ascii="Times New Roman" w:hAnsi="Times New Roman"/>
                <w:sz w:val="22"/>
                <w:szCs w:val="22"/>
              </w:rPr>
              <w:t>2.</w:t>
            </w:r>
            <w:r w:rsidRPr="00EC51C5">
              <w:rPr>
                <w:rFonts w:ascii="Times New Roman" w:hAnsi="Times New Roman"/>
                <w:sz w:val="22"/>
                <w:szCs w:val="22"/>
              </w:rPr>
              <w:tab/>
              <w:t>Slope (%</w:t>
            </w:r>
            <w:r w:rsidR="00E642BC" w:rsidRPr="00EC51C5">
              <w:rPr>
                <w:rFonts w:ascii="Times New Roman" w:hAnsi="Times New Roman"/>
                <w:sz w:val="22"/>
                <w:szCs w:val="22"/>
              </w:rPr>
              <w:t>)</w:t>
            </w:r>
          </w:p>
        </w:tc>
        <w:tc>
          <w:tcPr>
            <w:tcW w:w="2090" w:type="dxa"/>
            <w:tcBorders>
              <w:top w:val="dotted" w:sz="4" w:space="0" w:color="auto"/>
              <w:left w:val="nil"/>
              <w:bottom w:val="dotted" w:sz="4" w:space="0" w:color="auto"/>
              <w:right w:val="nil"/>
            </w:tcBorders>
            <w:vAlign w:val="center"/>
          </w:tcPr>
          <w:p w14:paraId="107FC2D9"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6</w:t>
            </w:r>
          </w:p>
        </w:tc>
        <w:tc>
          <w:tcPr>
            <w:tcW w:w="2083" w:type="dxa"/>
            <w:tcBorders>
              <w:top w:val="dotted" w:sz="4" w:space="0" w:color="auto"/>
              <w:left w:val="nil"/>
              <w:bottom w:val="dotted" w:sz="4" w:space="0" w:color="auto"/>
              <w:right w:val="nil"/>
            </w:tcBorders>
            <w:vAlign w:val="center"/>
          </w:tcPr>
          <w:p w14:paraId="1062BE86"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6 - 15</w:t>
            </w:r>
          </w:p>
        </w:tc>
        <w:tc>
          <w:tcPr>
            <w:tcW w:w="2097" w:type="dxa"/>
            <w:tcBorders>
              <w:top w:val="dotted" w:sz="4" w:space="0" w:color="auto"/>
              <w:left w:val="nil"/>
              <w:bottom w:val="dotted" w:sz="4" w:space="0" w:color="auto"/>
              <w:right w:val="nil"/>
            </w:tcBorders>
            <w:vAlign w:val="center"/>
          </w:tcPr>
          <w:p w14:paraId="3733DD4B"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15</w:t>
            </w:r>
          </w:p>
        </w:tc>
      </w:tr>
      <w:tr w:rsidR="00E642BC" w:rsidRPr="00EC51C5" w14:paraId="408A495A" w14:textId="77777777" w:rsidTr="007E0D76">
        <w:trPr>
          <w:trHeight w:hRule="exact" w:val="576"/>
          <w:jc w:val="center"/>
        </w:trPr>
        <w:tc>
          <w:tcPr>
            <w:tcW w:w="3090" w:type="dxa"/>
            <w:tcBorders>
              <w:top w:val="dotted" w:sz="4" w:space="0" w:color="auto"/>
              <w:left w:val="nil"/>
              <w:bottom w:val="dotted" w:sz="4" w:space="0" w:color="auto"/>
              <w:right w:val="nil"/>
            </w:tcBorders>
            <w:vAlign w:val="center"/>
          </w:tcPr>
          <w:p w14:paraId="081C8033"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3.</w:t>
            </w:r>
            <w:r w:rsidRPr="00EC51C5">
              <w:rPr>
                <w:rFonts w:ascii="Times New Roman" w:hAnsi="Times New Roman"/>
                <w:sz w:val="22"/>
                <w:szCs w:val="22"/>
              </w:rPr>
              <w:tab/>
              <w:t>Depth to seasonally high water table (cm)</w:t>
            </w:r>
          </w:p>
        </w:tc>
        <w:tc>
          <w:tcPr>
            <w:tcW w:w="2090" w:type="dxa"/>
            <w:tcBorders>
              <w:top w:val="dotted" w:sz="4" w:space="0" w:color="auto"/>
              <w:left w:val="nil"/>
              <w:bottom w:val="dotted" w:sz="4" w:space="0" w:color="auto"/>
              <w:right w:val="nil"/>
            </w:tcBorders>
            <w:vAlign w:val="center"/>
          </w:tcPr>
          <w:p w14:paraId="486ECB57"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150</w:t>
            </w:r>
          </w:p>
        </w:tc>
        <w:tc>
          <w:tcPr>
            <w:tcW w:w="2083" w:type="dxa"/>
            <w:tcBorders>
              <w:top w:val="dotted" w:sz="4" w:space="0" w:color="auto"/>
              <w:left w:val="nil"/>
              <w:bottom w:val="dotted" w:sz="4" w:space="0" w:color="auto"/>
              <w:right w:val="nil"/>
            </w:tcBorders>
            <w:vAlign w:val="center"/>
          </w:tcPr>
          <w:p w14:paraId="5D7BA5E4"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100 - 150</w:t>
            </w:r>
          </w:p>
        </w:tc>
        <w:tc>
          <w:tcPr>
            <w:tcW w:w="2097" w:type="dxa"/>
            <w:tcBorders>
              <w:top w:val="dotted" w:sz="4" w:space="0" w:color="auto"/>
              <w:left w:val="nil"/>
              <w:bottom w:val="dotted" w:sz="4" w:space="0" w:color="auto"/>
              <w:right w:val="nil"/>
            </w:tcBorders>
            <w:vAlign w:val="center"/>
          </w:tcPr>
          <w:p w14:paraId="6B97FB22"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100</w:t>
            </w:r>
          </w:p>
        </w:tc>
      </w:tr>
      <w:tr w:rsidR="00E642BC" w:rsidRPr="00EC51C5" w14:paraId="2AA79898" w14:textId="77777777" w:rsidTr="007E0D76">
        <w:trPr>
          <w:trHeight w:hRule="exact" w:val="576"/>
          <w:jc w:val="center"/>
        </w:trPr>
        <w:tc>
          <w:tcPr>
            <w:tcW w:w="3090" w:type="dxa"/>
            <w:tcBorders>
              <w:top w:val="dotted" w:sz="4" w:space="0" w:color="auto"/>
              <w:left w:val="nil"/>
              <w:bottom w:val="dotted" w:sz="4" w:space="0" w:color="auto"/>
              <w:right w:val="nil"/>
            </w:tcBorders>
            <w:vAlign w:val="center"/>
          </w:tcPr>
          <w:p w14:paraId="142CE13B"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4.</w:t>
            </w:r>
            <w:r w:rsidRPr="00EC51C5">
              <w:rPr>
                <w:rFonts w:ascii="Times New Roman" w:hAnsi="Times New Roman"/>
                <w:sz w:val="22"/>
                <w:szCs w:val="22"/>
              </w:rPr>
              <w:tab/>
              <w:t>Depth to High or Low hydraulic conductivity*</w:t>
            </w:r>
          </w:p>
        </w:tc>
        <w:tc>
          <w:tcPr>
            <w:tcW w:w="2090" w:type="dxa"/>
            <w:tcBorders>
              <w:top w:val="dotted" w:sz="4" w:space="0" w:color="auto"/>
              <w:left w:val="nil"/>
              <w:bottom w:val="dotted" w:sz="4" w:space="0" w:color="auto"/>
              <w:right w:val="nil"/>
            </w:tcBorders>
            <w:vAlign w:val="center"/>
          </w:tcPr>
          <w:p w14:paraId="18C95E9E"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150</w:t>
            </w:r>
          </w:p>
        </w:tc>
        <w:tc>
          <w:tcPr>
            <w:tcW w:w="2083" w:type="dxa"/>
            <w:tcBorders>
              <w:top w:val="dotted" w:sz="4" w:space="0" w:color="auto"/>
              <w:left w:val="nil"/>
              <w:bottom w:val="dotted" w:sz="4" w:space="0" w:color="auto"/>
              <w:right w:val="nil"/>
            </w:tcBorders>
            <w:vAlign w:val="center"/>
          </w:tcPr>
          <w:p w14:paraId="003F8023"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100- 150</w:t>
            </w:r>
          </w:p>
        </w:tc>
        <w:tc>
          <w:tcPr>
            <w:tcW w:w="2097" w:type="dxa"/>
            <w:tcBorders>
              <w:top w:val="dotted" w:sz="4" w:space="0" w:color="auto"/>
              <w:left w:val="nil"/>
              <w:bottom w:val="dotted" w:sz="4" w:space="0" w:color="auto"/>
              <w:right w:val="nil"/>
            </w:tcBorders>
            <w:vAlign w:val="center"/>
          </w:tcPr>
          <w:p w14:paraId="1F235CB0"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100</w:t>
            </w:r>
          </w:p>
        </w:tc>
      </w:tr>
      <w:tr w:rsidR="00E642BC" w:rsidRPr="00EC51C5" w14:paraId="4D2A8370" w14:textId="77777777" w:rsidTr="007E0D76">
        <w:trPr>
          <w:trHeight w:hRule="exact" w:val="576"/>
          <w:jc w:val="center"/>
        </w:trPr>
        <w:tc>
          <w:tcPr>
            <w:tcW w:w="3090" w:type="dxa"/>
            <w:tcBorders>
              <w:top w:val="dotted" w:sz="4" w:space="0" w:color="auto"/>
              <w:left w:val="nil"/>
              <w:bottom w:val="single" w:sz="4" w:space="0" w:color="auto"/>
              <w:right w:val="nil"/>
            </w:tcBorders>
            <w:vAlign w:val="center"/>
          </w:tcPr>
          <w:p w14:paraId="7A95BA1C"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5.</w:t>
            </w:r>
            <w:r w:rsidRPr="00EC51C5">
              <w:rPr>
                <w:rFonts w:ascii="Times New Roman" w:hAnsi="Times New Roman"/>
                <w:sz w:val="22"/>
                <w:szCs w:val="22"/>
              </w:rPr>
              <w:tab/>
              <w:t>Depth to rock (R or Cr) (cm)</w:t>
            </w:r>
          </w:p>
        </w:tc>
        <w:tc>
          <w:tcPr>
            <w:tcW w:w="2090" w:type="dxa"/>
            <w:tcBorders>
              <w:top w:val="dotted" w:sz="4" w:space="0" w:color="auto"/>
              <w:left w:val="nil"/>
              <w:bottom w:val="single" w:sz="4" w:space="0" w:color="auto"/>
              <w:right w:val="nil"/>
            </w:tcBorders>
            <w:vAlign w:val="center"/>
          </w:tcPr>
          <w:p w14:paraId="5D11BB88"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150</w:t>
            </w:r>
          </w:p>
        </w:tc>
        <w:tc>
          <w:tcPr>
            <w:tcW w:w="2083" w:type="dxa"/>
            <w:tcBorders>
              <w:top w:val="dotted" w:sz="4" w:space="0" w:color="auto"/>
              <w:left w:val="nil"/>
              <w:bottom w:val="single" w:sz="4" w:space="0" w:color="auto"/>
              <w:right w:val="nil"/>
            </w:tcBorders>
            <w:vAlign w:val="center"/>
          </w:tcPr>
          <w:p w14:paraId="0C5437E3"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100 - 150</w:t>
            </w:r>
          </w:p>
        </w:tc>
        <w:tc>
          <w:tcPr>
            <w:tcW w:w="2097" w:type="dxa"/>
            <w:tcBorders>
              <w:top w:val="dotted" w:sz="4" w:space="0" w:color="auto"/>
              <w:left w:val="nil"/>
              <w:bottom w:val="single" w:sz="4" w:space="0" w:color="auto"/>
              <w:right w:val="nil"/>
            </w:tcBorders>
            <w:vAlign w:val="center"/>
          </w:tcPr>
          <w:p w14:paraId="15F0AD06"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100</w:t>
            </w:r>
          </w:p>
        </w:tc>
      </w:tr>
    </w:tbl>
    <w:p w14:paraId="73014BBB"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 Excluding the upper 50 cm of the soil profile. Only evaluate soil horizons between 50 and 150 cm.</w:t>
      </w:r>
    </w:p>
    <w:p w14:paraId="44D2E660" w14:textId="77777777" w:rsidR="00132B97" w:rsidRPr="00EC51C5" w:rsidRDefault="00132B97" w:rsidP="00DF04D6">
      <w:pPr>
        <w:pStyle w:val="BlockText"/>
        <w:ind w:left="0" w:right="-180" w:firstLine="0"/>
        <w:rPr>
          <w:rFonts w:ascii="Times New Roman" w:hAnsi="Times New Roman"/>
          <w:b/>
          <w:sz w:val="22"/>
          <w:szCs w:val="22"/>
        </w:rPr>
      </w:pPr>
    </w:p>
    <w:p w14:paraId="69DCD461"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b/>
          <w:sz w:val="22"/>
          <w:szCs w:val="22"/>
        </w:rPr>
        <w:t>Local Roads and Streets</w:t>
      </w:r>
    </w:p>
    <w:tbl>
      <w:tblPr>
        <w:tblW w:w="9360" w:type="dxa"/>
        <w:jc w:val="center"/>
        <w:tblLayout w:type="fixed"/>
        <w:tblCellMar>
          <w:left w:w="120" w:type="dxa"/>
          <w:right w:w="120" w:type="dxa"/>
        </w:tblCellMar>
        <w:tblLook w:val="0000" w:firstRow="0" w:lastRow="0" w:firstColumn="0" w:lastColumn="0" w:noHBand="0" w:noVBand="0"/>
      </w:tblPr>
      <w:tblGrid>
        <w:gridCol w:w="3090"/>
        <w:gridCol w:w="2090"/>
        <w:gridCol w:w="2090"/>
        <w:gridCol w:w="2090"/>
      </w:tblGrid>
      <w:tr w:rsidR="00E642BC" w:rsidRPr="00EC51C5" w14:paraId="38259355" w14:textId="77777777" w:rsidTr="007E0D76">
        <w:trPr>
          <w:trHeight w:hRule="exact" w:val="288"/>
          <w:jc w:val="center"/>
        </w:trPr>
        <w:tc>
          <w:tcPr>
            <w:tcW w:w="3150" w:type="dxa"/>
            <w:tcBorders>
              <w:top w:val="single" w:sz="4" w:space="0" w:color="auto"/>
              <w:left w:val="nil"/>
              <w:bottom w:val="nil"/>
              <w:right w:val="nil"/>
            </w:tcBorders>
          </w:tcPr>
          <w:p w14:paraId="57CC6F78" w14:textId="77777777" w:rsidR="00E642BC" w:rsidRPr="00EC51C5" w:rsidRDefault="00E642BC" w:rsidP="00DF04D6">
            <w:pPr>
              <w:pStyle w:val="BlockText"/>
              <w:ind w:right="-180"/>
              <w:rPr>
                <w:rFonts w:ascii="Times New Roman" w:hAnsi="Times New Roman"/>
                <w:sz w:val="22"/>
                <w:szCs w:val="22"/>
              </w:rPr>
            </w:pPr>
          </w:p>
        </w:tc>
        <w:tc>
          <w:tcPr>
            <w:tcW w:w="6390" w:type="dxa"/>
            <w:gridSpan w:val="3"/>
            <w:tcBorders>
              <w:top w:val="single" w:sz="4" w:space="0" w:color="auto"/>
              <w:left w:val="nil"/>
              <w:bottom w:val="single" w:sz="4" w:space="0" w:color="auto"/>
              <w:right w:val="nil"/>
            </w:tcBorders>
            <w:vAlign w:val="center"/>
          </w:tcPr>
          <w:p w14:paraId="58DD2D74"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Degree of Limitation</w:t>
            </w:r>
          </w:p>
        </w:tc>
      </w:tr>
      <w:tr w:rsidR="00E642BC" w:rsidRPr="00EC51C5" w14:paraId="365F756F" w14:textId="77777777" w:rsidTr="007E0D76">
        <w:trPr>
          <w:trHeight w:hRule="exact" w:val="288"/>
          <w:jc w:val="center"/>
        </w:trPr>
        <w:tc>
          <w:tcPr>
            <w:tcW w:w="3150" w:type="dxa"/>
            <w:tcBorders>
              <w:top w:val="nil"/>
              <w:left w:val="nil"/>
              <w:bottom w:val="single" w:sz="4" w:space="0" w:color="auto"/>
              <w:right w:val="nil"/>
            </w:tcBorders>
            <w:vAlign w:val="center"/>
          </w:tcPr>
          <w:p w14:paraId="1491F5B4"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Factors Affecting Use</w:t>
            </w:r>
          </w:p>
        </w:tc>
        <w:tc>
          <w:tcPr>
            <w:tcW w:w="2130" w:type="dxa"/>
            <w:tcBorders>
              <w:top w:val="single" w:sz="4" w:space="0" w:color="auto"/>
              <w:left w:val="nil"/>
              <w:bottom w:val="single" w:sz="4" w:space="0" w:color="auto"/>
              <w:right w:val="nil"/>
            </w:tcBorders>
            <w:vAlign w:val="center"/>
          </w:tcPr>
          <w:p w14:paraId="3E8BBB5B"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Slight</w:t>
            </w:r>
          </w:p>
        </w:tc>
        <w:tc>
          <w:tcPr>
            <w:tcW w:w="2130" w:type="dxa"/>
            <w:tcBorders>
              <w:top w:val="single" w:sz="4" w:space="0" w:color="auto"/>
              <w:left w:val="nil"/>
              <w:bottom w:val="single" w:sz="4" w:space="0" w:color="auto"/>
              <w:right w:val="nil"/>
            </w:tcBorders>
            <w:vAlign w:val="center"/>
          </w:tcPr>
          <w:p w14:paraId="119F580B"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Moderate</w:t>
            </w:r>
          </w:p>
        </w:tc>
        <w:tc>
          <w:tcPr>
            <w:tcW w:w="2130" w:type="dxa"/>
            <w:tcBorders>
              <w:top w:val="single" w:sz="4" w:space="0" w:color="auto"/>
              <w:left w:val="nil"/>
              <w:bottom w:val="single" w:sz="4" w:space="0" w:color="auto"/>
              <w:right w:val="nil"/>
            </w:tcBorders>
            <w:vAlign w:val="center"/>
          </w:tcPr>
          <w:p w14:paraId="29016A80"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Severe</w:t>
            </w:r>
          </w:p>
        </w:tc>
      </w:tr>
      <w:tr w:rsidR="00E642BC" w:rsidRPr="00EC51C5" w14:paraId="141600A7" w14:textId="77777777" w:rsidTr="007E0D76">
        <w:trPr>
          <w:trHeight w:hRule="exact" w:val="576"/>
          <w:jc w:val="center"/>
        </w:trPr>
        <w:tc>
          <w:tcPr>
            <w:tcW w:w="3150" w:type="dxa"/>
            <w:tcBorders>
              <w:top w:val="single" w:sz="4" w:space="0" w:color="auto"/>
              <w:left w:val="nil"/>
              <w:bottom w:val="dotted" w:sz="4" w:space="0" w:color="auto"/>
              <w:right w:val="nil"/>
            </w:tcBorders>
            <w:vAlign w:val="center"/>
          </w:tcPr>
          <w:p w14:paraId="0729015D"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1.</w:t>
            </w:r>
            <w:r w:rsidRPr="00EC51C5">
              <w:rPr>
                <w:rFonts w:ascii="Times New Roman" w:hAnsi="Times New Roman"/>
                <w:sz w:val="22"/>
                <w:szCs w:val="22"/>
              </w:rPr>
              <w:tab/>
              <w:t>Flooding or ponding frequency</w:t>
            </w:r>
          </w:p>
        </w:tc>
        <w:tc>
          <w:tcPr>
            <w:tcW w:w="2130" w:type="dxa"/>
            <w:tcBorders>
              <w:top w:val="single" w:sz="4" w:space="0" w:color="auto"/>
              <w:left w:val="nil"/>
              <w:bottom w:val="dotted" w:sz="4" w:space="0" w:color="auto"/>
              <w:right w:val="nil"/>
            </w:tcBorders>
            <w:vAlign w:val="center"/>
          </w:tcPr>
          <w:p w14:paraId="4B25FEB0"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None</w:t>
            </w:r>
          </w:p>
        </w:tc>
        <w:tc>
          <w:tcPr>
            <w:tcW w:w="2130" w:type="dxa"/>
            <w:tcBorders>
              <w:top w:val="single" w:sz="4" w:space="0" w:color="auto"/>
              <w:left w:val="nil"/>
              <w:bottom w:val="dotted" w:sz="4" w:space="0" w:color="auto"/>
              <w:right w:val="nil"/>
            </w:tcBorders>
            <w:vAlign w:val="center"/>
          </w:tcPr>
          <w:p w14:paraId="0BA87EBB"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Not a choice</w:t>
            </w:r>
          </w:p>
        </w:tc>
        <w:tc>
          <w:tcPr>
            <w:tcW w:w="2130" w:type="dxa"/>
            <w:tcBorders>
              <w:top w:val="single" w:sz="4" w:space="0" w:color="auto"/>
              <w:left w:val="nil"/>
              <w:bottom w:val="dotted" w:sz="4" w:space="0" w:color="auto"/>
              <w:right w:val="nil"/>
            </w:tcBorders>
            <w:vAlign w:val="center"/>
          </w:tcPr>
          <w:p w14:paraId="5A1288C6"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Rare to Frequent</w:t>
            </w:r>
          </w:p>
        </w:tc>
      </w:tr>
      <w:tr w:rsidR="00E642BC" w:rsidRPr="00EC51C5" w14:paraId="75D59CCE" w14:textId="77777777" w:rsidTr="007E0D76">
        <w:trPr>
          <w:trHeight w:hRule="exact" w:val="576"/>
          <w:jc w:val="center"/>
        </w:trPr>
        <w:tc>
          <w:tcPr>
            <w:tcW w:w="3150" w:type="dxa"/>
            <w:tcBorders>
              <w:top w:val="dotted" w:sz="4" w:space="0" w:color="auto"/>
              <w:left w:val="nil"/>
              <w:bottom w:val="dotted" w:sz="4" w:space="0" w:color="auto"/>
              <w:right w:val="nil"/>
            </w:tcBorders>
            <w:vAlign w:val="center"/>
          </w:tcPr>
          <w:p w14:paraId="2B23CFA6" w14:textId="77777777" w:rsidR="00E642BC" w:rsidRPr="00EC51C5" w:rsidRDefault="000F5C61" w:rsidP="00DF04D6">
            <w:pPr>
              <w:pStyle w:val="BlockText"/>
              <w:ind w:right="-180"/>
              <w:rPr>
                <w:rFonts w:ascii="Times New Roman" w:hAnsi="Times New Roman"/>
                <w:sz w:val="22"/>
                <w:szCs w:val="22"/>
              </w:rPr>
            </w:pPr>
            <w:r w:rsidRPr="00EC51C5">
              <w:rPr>
                <w:rFonts w:ascii="Times New Roman" w:hAnsi="Times New Roman"/>
                <w:sz w:val="22"/>
                <w:szCs w:val="22"/>
              </w:rPr>
              <w:t>2.</w:t>
            </w:r>
            <w:r w:rsidRPr="00EC51C5">
              <w:rPr>
                <w:rFonts w:ascii="Times New Roman" w:hAnsi="Times New Roman"/>
                <w:sz w:val="22"/>
                <w:szCs w:val="22"/>
              </w:rPr>
              <w:tab/>
              <w:t>Slope (%</w:t>
            </w:r>
            <w:r w:rsidR="00E642BC" w:rsidRPr="00EC51C5">
              <w:rPr>
                <w:rFonts w:ascii="Times New Roman" w:hAnsi="Times New Roman"/>
                <w:sz w:val="22"/>
                <w:szCs w:val="22"/>
              </w:rPr>
              <w:t>)</w:t>
            </w:r>
          </w:p>
        </w:tc>
        <w:tc>
          <w:tcPr>
            <w:tcW w:w="2130" w:type="dxa"/>
            <w:tcBorders>
              <w:top w:val="dotted" w:sz="4" w:space="0" w:color="auto"/>
              <w:left w:val="nil"/>
              <w:bottom w:val="dotted" w:sz="4" w:space="0" w:color="auto"/>
              <w:right w:val="nil"/>
            </w:tcBorders>
            <w:vAlign w:val="center"/>
          </w:tcPr>
          <w:p w14:paraId="17E1EA00"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6</w:t>
            </w:r>
          </w:p>
        </w:tc>
        <w:tc>
          <w:tcPr>
            <w:tcW w:w="2130" w:type="dxa"/>
            <w:tcBorders>
              <w:top w:val="dotted" w:sz="4" w:space="0" w:color="auto"/>
              <w:left w:val="nil"/>
              <w:bottom w:val="dotted" w:sz="4" w:space="0" w:color="auto"/>
              <w:right w:val="nil"/>
            </w:tcBorders>
            <w:vAlign w:val="center"/>
          </w:tcPr>
          <w:p w14:paraId="50DABB8B"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6 - 15</w:t>
            </w:r>
          </w:p>
        </w:tc>
        <w:tc>
          <w:tcPr>
            <w:tcW w:w="2130" w:type="dxa"/>
            <w:tcBorders>
              <w:top w:val="dotted" w:sz="4" w:space="0" w:color="auto"/>
              <w:left w:val="nil"/>
              <w:bottom w:val="dotted" w:sz="4" w:space="0" w:color="auto"/>
              <w:right w:val="nil"/>
            </w:tcBorders>
            <w:vAlign w:val="center"/>
          </w:tcPr>
          <w:p w14:paraId="7259B084"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15</w:t>
            </w:r>
          </w:p>
        </w:tc>
      </w:tr>
      <w:tr w:rsidR="00E642BC" w:rsidRPr="00EC51C5" w14:paraId="11656C34" w14:textId="77777777" w:rsidTr="007E0D76">
        <w:trPr>
          <w:trHeight w:hRule="exact" w:val="576"/>
          <w:jc w:val="center"/>
        </w:trPr>
        <w:tc>
          <w:tcPr>
            <w:tcW w:w="3150" w:type="dxa"/>
            <w:tcBorders>
              <w:top w:val="dotted" w:sz="4" w:space="0" w:color="auto"/>
              <w:left w:val="nil"/>
              <w:bottom w:val="dotted" w:sz="4" w:space="0" w:color="auto"/>
              <w:right w:val="nil"/>
            </w:tcBorders>
            <w:vAlign w:val="center"/>
          </w:tcPr>
          <w:p w14:paraId="1EED778F"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3.</w:t>
            </w:r>
            <w:r w:rsidRPr="00EC51C5">
              <w:rPr>
                <w:rFonts w:ascii="Times New Roman" w:hAnsi="Times New Roman"/>
                <w:sz w:val="22"/>
                <w:szCs w:val="22"/>
              </w:rPr>
              <w:tab/>
              <w:t>Depth to seasonally high water table (cm)</w:t>
            </w:r>
          </w:p>
        </w:tc>
        <w:tc>
          <w:tcPr>
            <w:tcW w:w="2130" w:type="dxa"/>
            <w:tcBorders>
              <w:top w:val="dotted" w:sz="4" w:space="0" w:color="auto"/>
              <w:left w:val="nil"/>
              <w:bottom w:val="dotted" w:sz="4" w:space="0" w:color="auto"/>
              <w:right w:val="nil"/>
            </w:tcBorders>
            <w:vAlign w:val="center"/>
          </w:tcPr>
          <w:p w14:paraId="17107202"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50</w:t>
            </w:r>
          </w:p>
        </w:tc>
        <w:tc>
          <w:tcPr>
            <w:tcW w:w="2130" w:type="dxa"/>
            <w:tcBorders>
              <w:top w:val="dotted" w:sz="4" w:space="0" w:color="auto"/>
              <w:left w:val="nil"/>
              <w:bottom w:val="dotted" w:sz="4" w:space="0" w:color="auto"/>
              <w:right w:val="nil"/>
            </w:tcBorders>
            <w:vAlign w:val="center"/>
          </w:tcPr>
          <w:p w14:paraId="6CF26E05"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25 - 50</w:t>
            </w:r>
          </w:p>
        </w:tc>
        <w:tc>
          <w:tcPr>
            <w:tcW w:w="2130" w:type="dxa"/>
            <w:tcBorders>
              <w:top w:val="dotted" w:sz="4" w:space="0" w:color="auto"/>
              <w:left w:val="nil"/>
              <w:bottom w:val="dotted" w:sz="4" w:space="0" w:color="auto"/>
              <w:right w:val="nil"/>
            </w:tcBorders>
            <w:vAlign w:val="center"/>
          </w:tcPr>
          <w:p w14:paraId="2B73B7F8"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25</w:t>
            </w:r>
          </w:p>
        </w:tc>
      </w:tr>
      <w:tr w:rsidR="00E642BC" w:rsidRPr="00EC51C5" w14:paraId="31650F8C" w14:textId="77777777" w:rsidTr="007E0D76">
        <w:trPr>
          <w:trHeight w:hRule="exact" w:val="576"/>
          <w:jc w:val="center"/>
        </w:trPr>
        <w:tc>
          <w:tcPr>
            <w:tcW w:w="3150" w:type="dxa"/>
            <w:tcBorders>
              <w:top w:val="dotted" w:sz="4" w:space="0" w:color="auto"/>
              <w:left w:val="nil"/>
              <w:bottom w:val="dotted" w:sz="4" w:space="0" w:color="auto"/>
              <w:right w:val="nil"/>
            </w:tcBorders>
            <w:vAlign w:val="center"/>
          </w:tcPr>
          <w:p w14:paraId="7AF4C8D3"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4.</w:t>
            </w:r>
            <w:r w:rsidRPr="00EC51C5">
              <w:rPr>
                <w:rFonts w:ascii="Times New Roman" w:hAnsi="Times New Roman"/>
                <w:sz w:val="22"/>
                <w:szCs w:val="22"/>
              </w:rPr>
              <w:tab/>
              <w:t>Depth to soft rock (Cr) (cm)</w:t>
            </w:r>
          </w:p>
        </w:tc>
        <w:tc>
          <w:tcPr>
            <w:tcW w:w="2130" w:type="dxa"/>
            <w:tcBorders>
              <w:top w:val="dotted" w:sz="4" w:space="0" w:color="auto"/>
              <w:left w:val="nil"/>
              <w:bottom w:val="dotted" w:sz="4" w:space="0" w:color="auto"/>
              <w:right w:val="nil"/>
            </w:tcBorders>
            <w:vAlign w:val="center"/>
          </w:tcPr>
          <w:p w14:paraId="1BC940DD"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100</w:t>
            </w:r>
          </w:p>
        </w:tc>
        <w:tc>
          <w:tcPr>
            <w:tcW w:w="2130" w:type="dxa"/>
            <w:tcBorders>
              <w:top w:val="dotted" w:sz="4" w:space="0" w:color="auto"/>
              <w:left w:val="nil"/>
              <w:bottom w:val="dotted" w:sz="4" w:space="0" w:color="auto"/>
              <w:right w:val="nil"/>
            </w:tcBorders>
            <w:vAlign w:val="center"/>
          </w:tcPr>
          <w:p w14:paraId="12CA1BA8"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50 - 100</w:t>
            </w:r>
          </w:p>
        </w:tc>
        <w:tc>
          <w:tcPr>
            <w:tcW w:w="2130" w:type="dxa"/>
            <w:tcBorders>
              <w:top w:val="dotted" w:sz="4" w:space="0" w:color="auto"/>
              <w:left w:val="nil"/>
              <w:bottom w:val="dotted" w:sz="4" w:space="0" w:color="auto"/>
              <w:right w:val="nil"/>
            </w:tcBorders>
            <w:vAlign w:val="center"/>
          </w:tcPr>
          <w:p w14:paraId="6E93A670"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50</w:t>
            </w:r>
          </w:p>
        </w:tc>
      </w:tr>
      <w:tr w:rsidR="00E642BC" w:rsidRPr="00EC51C5" w14:paraId="1734D0A0" w14:textId="77777777" w:rsidTr="007E0D76">
        <w:trPr>
          <w:trHeight w:hRule="exact" w:val="576"/>
          <w:jc w:val="center"/>
        </w:trPr>
        <w:tc>
          <w:tcPr>
            <w:tcW w:w="3150" w:type="dxa"/>
            <w:tcBorders>
              <w:top w:val="dotted" w:sz="4" w:space="0" w:color="auto"/>
              <w:left w:val="nil"/>
              <w:bottom w:val="single" w:sz="4" w:space="0" w:color="auto"/>
              <w:right w:val="nil"/>
            </w:tcBorders>
            <w:vAlign w:val="center"/>
          </w:tcPr>
          <w:p w14:paraId="0D124741" w14:textId="77777777" w:rsidR="00E642BC" w:rsidRPr="00EC51C5" w:rsidRDefault="00E642BC" w:rsidP="00DF04D6">
            <w:pPr>
              <w:pStyle w:val="BlockText"/>
              <w:ind w:right="-180"/>
              <w:rPr>
                <w:rFonts w:ascii="Times New Roman" w:hAnsi="Times New Roman"/>
                <w:sz w:val="22"/>
                <w:szCs w:val="22"/>
              </w:rPr>
            </w:pPr>
            <w:r w:rsidRPr="00EC51C5">
              <w:rPr>
                <w:rFonts w:ascii="Times New Roman" w:hAnsi="Times New Roman"/>
                <w:sz w:val="22"/>
                <w:szCs w:val="22"/>
              </w:rPr>
              <w:t>5.</w:t>
            </w:r>
            <w:r w:rsidRPr="00EC51C5">
              <w:rPr>
                <w:rFonts w:ascii="Times New Roman" w:hAnsi="Times New Roman"/>
                <w:sz w:val="22"/>
                <w:szCs w:val="22"/>
              </w:rPr>
              <w:tab/>
              <w:t>Depth to hard rock (R) (cm)</w:t>
            </w:r>
          </w:p>
        </w:tc>
        <w:tc>
          <w:tcPr>
            <w:tcW w:w="2130" w:type="dxa"/>
            <w:tcBorders>
              <w:top w:val="dotted" w:sz="4" w:space="0" w:color="auto"/>
              <w:left w:val="nil"/>
              <w:bottom w:val="single" w:sz="4" w:space="0" w:color="auto"/>
              <w:right w:val="nil"/>
            </w:tcBorders>
            <w:vAlign w:val="center"/>
          </w:tcPr>
          <w:p w14:paraId="1144307A"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&gt;</w:t>
            </w:r>
            <w:r w:rsidR="00C35906" w:rsidRPr="00EC51C5">
              <w:rPr>
                <w:rFonts w:ascii="Times New Roman" w:hAnsi="Times New Roman"/>
                <w:sz w:val="22"/>
                <w:szCs w:val="22"/>
              </w:rPr>
              <w:t xml:space="preserve"> </w:t>
            </w:r>
            <w:r w:rsidRPr="00EC51C5">
              <w:rPr>
                <w:rFonts w:ascii="Times New Roman" w:hAnsi="Times New Roman"/>
                <w:sz w:val="22"/>
                <w:szCs w:val="22"/>
              </w:rPr>
              <w:t>150</w:t>
            </w:r>
          </w:p>
        </w:tc>
        <w:tc>
          <w:tcPr>
            <w:tcW w:w="2130" w:type="dxa"/>
            <w:tcBorders>
              <w:top w:val="dotted" w:sz="4" w:space="0" w:color="auto"/>
              <w:left w:val="nil"/>
              <w:bottom w:val="single" w:sz="4" w:space="0" w:color="auto"/>
              <w:right w:val="nil"/>
            </w:tcBorders>
            <w:vAlign w:val="center"/>
          </w:tcPr>
          <w:p w14:paraId="00048414"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100 - 150</w:t>
            </w:r>
          </w:p>
        </w:tc>
        <w:tc>
          <w:tcPr>
            <w:tcW w:w="2130" w:type="dxa"/>
            <w:tcBorders>
              <w:top w:val="dotted" w:sz="4" w:space="0" w:color="auto"/>
              <w:left w:val="nil"/>
              <w:bottom w:val="single" w:sz="4" w:space="0" w:color="auto"/>
              <w:right w:val="nil"/>
            </w:tcBorders>
            <w:vAlign w:val="center"/>
          </w:tcPr>
          <w:p w14:paraId="484B98E1" w14:textId="77777777" w:rsidR="00E642BC" w:rsidRPr="00EC51C5" w:rsidRDefault="00E642BC" w:rsidP="00DF04D6">
            <w:pPr>
              <w:pStyle w:val="BlockText"/>
              <w:ind w:right="-180"/>
              <w:jc w:val="center"/>
              <w:rPr>
                <w:rFonts w:ascii="Times New Roman" w:hAnsi="Times New Roman"/>
                <w:sz w:val="22"/>
                <w:szCs w:val="22"/>
              </w:rPr>
            </w:pPr>
            <w:r w:rsidRPr="00EC51C5">
              <w:rPr>
                <w:rFonts w:ascii="Times New Roman" w:hAnsi="Times New Roman"/>
                <w:sz w:val="22"/>
                <w:szCs w:val="22"/>
              </w:rPr>
              <w:t>&lt;</w:t>
            </w:r>
            <w:r w:rsidR="00C35906" w:rsidRPr="00EC51C5">
              <w:rPr>
                <w:rFonts w:ascii="Times New Roman" w:hAnsi="Times New Roman"/>
                <w:sz w:val="22"/>
                <w:szCs w:val="22"/>
              </w:rPr>
              <w:t xml:space="preserve"> </w:t>
            </w:r>
            <w:r w:rsidRPr="00EC51C5">
              <w:rPr>
                <w:rFonts w:ascii="Times New Roman" w:hAnsi="Times New Roman"/>
                <w:sz w:val="22"/>
                <w:szCs w:val="22"/>
              </w:rPr>
              <w:t>100</w:t>
            </w:r>
          </w:p>
        </w:tc>
      </w:tr>
    </w:tbl>
    <w:p w14:paraId="60344624" w14:textId="77777777" w:rsidR="00E642BC" w:rsidRPr="00EC51C5" w:rsidRDefault="00E642BC" w:rsidP="00DF04D6">
      <w:pPr>
        <w:ind w:right="-180"/>
        <w:rPr>
          <w:szCs w:val="22"/>
        </w:rPr>
        <w:sectPr w:rsidR="00E642BC" w:rsidRPr="00EC51C5" w:rsidSect="00883DB4">
          <w:type w:val="continuous"/>
          <w:pgSz w:w="12240" w:h="15840"/>
          <w:pgMar w:top="720" w:right="2016" w:bottom="1152" w:left="2016" w:header="720" w:footer="864" w:gutter="0"/>
          <w:cols w:space="720"/>
          <w:titlePg/>
          <w:docGrid w:linePitch="381"/>
        </w:sectPr>
      </w:pPr>
    </w:p>
    <w:p w14:paraId="5073BFE0" w14:textId="77777777" w:rsidR="008A46A3" w:rsidRPr="00EC51C5" w:rsidRDefault="00B3636B" w:rsidP="00DF04D6">
      <w:pPr>
        <w:pStyle w:val="H1"/>
        <w:ind w:right="-180"/>
      </w:pPr>
      <w:r w:rsidRPr="00EC51C5">
        <w:lastRenderedPageBreak/>
        <w:t>ATTACHMENT</w:t>
      </w:r>
      <w:r w:rsidR="008A46A3" w:rsidRPr="00EC51C5">
        <w:t xml:space="preserve"> 1</w:t>
      </w:r>
    </w:p>
    <w:p w14:paraId="0394C454" w14:textId="77777777" w:rsidR="00C11148" w:rsidRPr="00EC51C5" w:rsidRDefault="00C11148" w:rsidP="00DF04D6">
      <w:pPr>
        <w:ind w:right="-180"/>
        <w:jc w:val="center"/>
        <w:rPr>
          <w:b/>
        </w:rPr>
      </w:pPr>
    </w:p>
    <w:p w14:paraId="7D3C76B8" w14:textId="77777777" w:rsidR="008A46A3" w:rsidRPr="00EC51C5" w:rsidRDefault="008A46A3" w:rsidP="00DF04D6">
      <w:pPr>
        <w:ind w:right="-180"/>
        <w:jc w:val="center"/>
        <w:rPr>
          <w:b/>
        </w:rPr>
      </w:pPr>
      <w:r w:rsidRPr="00EC51C5">
        <w:rPr>
          <w:b/>
        </w:rPr>
        <w:t>Official Abbreviations</w:t>
      </w:r>
    </w:p>
    <w:p w14:paraId="13A3777E" w14:textId="77777777" w:rsidR="00254FC1" w:rsidRPr="00EC51C5" w:rsidRDefault="00254FC1" w:rsidP="00DF04D6">
      <w:pPr>
        <w:ind w:right="-180"/>
      </w:pPr>
    </w:p>
    <w:p w14:paraId="012BDFFD" w14:textId="77777777" w:rsidR="003345FF" w:rsidRPr="00EC51C5" w:rsidRDefault="00E642BC" w:rsidP="00DF04D6">
      <w:pPr>
        <w:ind w:right="-180"/>
        <w:jc w:val="center"/>
        <w:rPr>
          <w:bCs/>
          <w:szCs w:val="24"/>
          <w:u w:val="single"/>
        </w:rPr>
      </w:pPr>
      <w:r w:rsidRPr="00EC51C5">
        <w:rPr>
          <w:u w:val="single"/>
        </w:rPr>
        <w:t>Boundary Distinctness</w:t>
      </w:r>
    </w:p>
    <w:p w14:paraId="0B3C9DC4" w14:textId="77777777" w:rsidR="003C3DC9" w:rsidRPr="00EC51C5" w:rsidRDefault="00542DCD" w:rsidP="00DF04D6">
      <w:pPr>
        <w:ind w:right="-180"/>
      </w:pPr>
      <w:r w:rsidRPr="00EC51C5">
        <w:t xml:space="preserve">Abrupt </w:t>
      </w:r>
      <w:r w:rsidR="003C3DC9" w:rsidRPr="00EC51C5">
        <w:t>- A</w:t>
      </w:r>
      <w:r w:rsidR="003C3DC9" w:rsidRPr="00EC51C5">
        <w:tab/>
      </w:r>
      <w:r w:rsidR="003C3DC9" w:rsidRPr="00EC51C5">
        <w:tab/>
        <w:t>Clear - C</w:t>
      </w:r>
      <w:r w:rsidR="003C3DC9" w:rsidRPr="00EC51C5">
        <w:tab/>
      </w:r>
      <w:r w:rsidR="003C3DC9" w:rsidRPr="00EC51C5">
        <w:tab/>
        <w:t>Gradual - G</w:t>
      </w:r>
      <w:r w:rsidR="003C3DC9" w:rsidRPr="00EC51C5">
        <w:tab/>
      </w:r>
      <w:r w:rsidR="003C3DC9" w:rsidRPr="00EC51C5">
        <w:tab/>
      </w:r>
      <w:r w:rsidR="003C3DC9" w:rsidRPr="00EC51C5">
        <w:tab/>
        <w:t>Diffuse - D</w:t>
      </w:r>
    </w:p>
    <w:p w14:paraId="2F7D2C2A" w14:textId="77777777" w:rsidR="003C3DC9" w:rsidRPr="00EC51C5" w:rsidRDefault="003C3DC9" w:rsidP="00DF04D6">
      <w:pPr>
        <w:ind w:right="-180"/>
      </w:pPr>
    </w:p>
    <w:p w14:paraId="701422EE" w14:textId="77777777" w:rsidR="008A46A3" w:rsidRPr="00EC51C5" w:rsidRDefault="00E642BC" w:rsidP="00DF04D6">
      <w:pPr>
        <w:pStyle w:val="Heading1"/>
        <w:tabs>
          <w:tab w:val="left" w:pos="2160"/>
          <w:tab w:val="left" w:pos="4680"/>
          <w:tab w:val="left" w:pos="7110"/>
        </w:tabs>
        <w:ind w:right="-180"/>
        <w:jc w:val="center"/>
        <w:rPr>
          <w:b w:val="0"/>
          <w:u w:val="single"/>
        </w:rPr>
      </w:pPr>
      <w:r w:rsidRPr="00EC51C5">
        <w:rPr>
          <w:b w:val="0"/>
          <w:u w:val="single"/>
        </w:rPr>
        <w:t>Coa</w:t>
      </w:r>
      <w:r w:rsidR="008A46A3" w:rsidRPr="00EC51C5">
        <w:rPr>
          <w:b w:val="0"/>
          <w:u w:val="single"/>
        </w:rPr>
        <w:t>rse Fragments</w:t>
      </w:r>
    </w:p>
    <w:p w14:paraId="4F8CFA96" w14:textId="77777777" w:rsidR="008A46A3" w:rsidRPr="00EC51C5" w:rsidRDefault="00542DCD" w:rsidP="00DF04D6">
      <w:pPr>
        <w:tabs>
          <w:tab w:val="left" w:pos="2700"/>
          <w:tab w:val="left" w:pos="5130"/>
          <w:tab w:val="left" w:pos="7470"/>
        </w:tabs>
        <w:ind w:right="-180"/>
      </w:pPr>
      <w:r w:rsidRPr="00EC51C5">
        <w:t>Gravelly</w:t>
      </w:r>
      <w:r w:rsidRPr="00EC51C5">
        <w:tab/>
        <w:t>- GR</w:t>
      </w:r>
      <w:r w:rsidRPr="00EC51C5">
        <w:tab/>
      </w:r>
      <w:proofErr w:type="spellStart"/>
      <w:r w:rsidR="008A46A3" w:rsidRPr="00EC51C5">
        <w:t>Cobbly</w:t>
      </w:r>
      <w:proofErr w:type="spellEnd"/>
      <w:r w:rsidR="008A46A3" w:rsidRPr="00EC51C5">
        <w:tab/>
        <w:t>- CB</w:t>
      </w:r>
    </w:p>
    <w:p w14:paraId="6E7620EF" w14:textId="77777777" w:rsidR="008A46A3" w:rsidRPr="00EC51C5" w:rsidRDefault="008A46A3" w:rsidP="00DF04D6">
      <w:pPr>
        <w:tabs>
          <w:tab w:val="left" w:pos="2700"/>
          <w:tab w:val="left" w:pos="5130"/>
          <w:tab w:val="left" w:pos="7470"/>
        </w:tabs>
        <w:ind w:right="-180"/>
      </w:pPr>
      <w:r w:rsidRPr="00EC51C5">
        <w:t>Very Gravelly</w:t>
      </w:r>
      <w:r w:rsidRPr="00EC51C5">
        <w:tab/>
        <w:t>- VGR</w:t>
      </w:r>
      <w:r w:rsidRPr="00EC51C5">
        <w:tab/>
        <w:t xml:space="preserve">Very </w:t>
      </w:r>
      <w:proofErr w:type="spellStart"/>
      <w:r w:rsidRPr="00EC51C5">
        <w:t>Cobbly</w:t>
      </w:r>
      <w:proofErr w:type="spellEnd"/>
      <w:r w:rsidRPr="00EC51C5">
        <w:tab/>
        <w:t>- VCB</w:t>
      </w:r>
    </w:p>
    <w:p w14:paraId="44DA65DD" w14:textId="77777777" w:rsidR="008A46A3" w:rsidRPr="00EC51C5" w:rsidRDefault="008A46A3" w:rsidP="00DF04D6">
      <w:pPr>
        <w:tabs>
          <w:tab w:val="left" w:pos="2700"/>
          <w:tab w:val="left" w:pos="5130"/>
          <w:tab w:val="left" w:pos="7470"/>
        </w:tabs>
        <w:ind w:right="-180"/>
      </w:pPr>
      <w:r w:rsidRPr="00EC51C5">
        <w:t>Extremely Gravelly</w:t>
      </w:r>
      <w:r w:rsidRPr="00EC51C5">
        <w:tab/>
        <w:t>- XGR</w:t>
      </w:r>
      <w:r w:rsidRPr="00EC51C5">
        <w:tab/>
        <w:t xml:space="preserve">Extremely </w:t>
      </w:r>
      <w:proofErr w:type="spellStart"/>
      <w:r w:rsidRPr="00EC51C5">
        <w:t>Cobbly</w:t>
      </w:r>
      <w:proofErr w:type="spellEnd"/>
      <w:r w:rsidRPr="00EC51C5">
        <w:tab/>
        <w:t>- XCB</w:t>
      </w:r>
    </w:p>
    <w:p w14:paraId="09829EA3" w14:textId="77777777" w:rsidR="003C3DC9" w:rsidRPr="00EC51C5" w:rsidRDefault="003C3DC9" w:rsidP="00DF04D6">
      <w:pPr>
        <w:tabs>
          <w:tab w:val="left" w:pos="2700"/>
          <w:tab w:val="left" w:pos="5130"/>
          <w:tab w:val="left" w:pos="7470"/>
        </w:tabs>
        <w:ind w:right="-180"/>
      </w:pPr>
    </w:p>
    <w:p w14:paraId="730C9466" w14:textId="77777777" w:rsidR="008A46A3" w:rsidRPr="00EC51C5" w:rsidRDefault="008A46A3" w:rsidP="00DF04D6">
      <w:pPr>
        <w:pStyle w:val="Heading1"/>
        <w:tabs>
          <w:tab w:val="left" w:pos="2700"/>
          <w:tab w:val="left" w:pos="5130"/>
          <w:tab w:val="left" w:pos="7470"/>
        </w:tabs>
        <w:ind w:right="-180"/>
        <w:jc w:val="center"/>
        <w:rPr>
          <w:b w:val="0"/>
          <w:u w:val="single"/>
        </w:rPr>
      </w:pPr>
      <w:r w:rsidRPr="00EC51C5">
        <w:rPr>
          <w:b w:val="0"/>
          <w:u w:val="single"/>
        </w:rPr>
        <w:t>Texture</w:t>
      </w:r>
    </w:p>
    <w:p w14:paraId="44A60E4E" w14:textId="77777777" w:rsidR="008A46A3" w:rsidRPr="00EC51C5" w:rsidRDefault="00542DCD" w:rsidP="00DF04D6">
      <w:pPr>
        <w:tabs>
          <w:tab w:val="left" w:pos="2700"/>
          <w:tab w:val="left" w:pos="5130"/>
          <w:tab w:val="left" w:pos="7470"/>
        </w:tabs>
        <w:ind w:right="-180"/>
      </w:pPr>
      <w:r w:rsidRPr="00EC51C5">
        <w:t>Coa</w:t>
      </w:r>
      <w:r w:rsidR="008A46A3" w:rsidRPr="00EC51C5">
        <w:t>rse sand</w:t>
      </w:r>
      <w:r w:rsidR="008A46A3" w:rsidRPr="00EC51C5">
        <w:tab/>
        <w:t>-</w:t>
      </w:r>
      <w:r w:rsidRPr="00EC51C5">
        <w:t xml:space="preserve"> COS</w:t>
      </w:r>
      <w:r w:rsidRPr="00EC51C5">
        <w:tab/>
      </w:r>
      <w:r w:rsidR="008A46A3" w:rsidRPr="00EC51C5">
        <w:t>Fine sandy loam</w:t>
      </w:r>
      <w:r w:rsidR="008A46A3" w:rsidRPr="00EC51C5">
        <w:tab/>
        <w:t>- FSL</w:t>
      </w:r>
    </w:p>
    <w:p w14:paraId="317FACEA" w14:textId="77777777" w:rsidR="008A46A3" w:rsidRPr="00EC51C5" w:rsidRDefault="008A46A3" w:rsidP="00DF04D6">
      <w:pPr>
        <w:tabs>
          <w:tab w:val="left" w:pos="2700"/>
          <w:tab w:val="left" w:pos="5130"/>
          <w:tab w:val="left" w:pos="7470"/>
        </w:tabs>
        <w:ind w:right="-180"/>
      </w:pPr>
      <w:r w:rsidRPr="00EC51C5">
        <w:t>Sand</w:t>
      </w:r>
      <w:r w:rsidRPr="00EC51C5">
        <w:tab/>
        <w:t>- S</w:t>
      </w:r>
      <w:r w:rsidRPr="00EC51C5">
        <w:tab/>
        <w:t>Very fine sandy loam</w:t>
      </w:r>
      <w:r w:rsidRPr="00EC51C5">
        <w:tab/>
        <w:t>-VFSL</w:t>
      </w:r>
    </w:p>
    <w:p w14:paraId="0A195A0A" w14:textId="77777777" w:rsidR="008A46A3" w:rsidRPr="00EC51C5" w:rsidRDefault="008A46A3" w:rsidP="00DF04D6">
      <w:pPr>
        <w:tabs>
          <w:tab w:val="left" w:pos="2700"/>
          <w:tab w:val="left" w:pos="5130"/>
          <w:tab w:val="left" w:pos="7470"/>
        </w:tabs>
        <w:ind w:right="-180"/>
      </w:pPr>
      <w:r w:rsidRPr="00EC51C5">
        <w:t>Fine sand</w:t>
      </w:r>
      <w:r w:rsidRPr="00EC51C5">
        <w:tab/>
        <w:t>- FS</w:t>
      </w:r>
      <w:r w:rsidRPr="00EC51C5">
        <w:tab/>
        <w:t>Loam</w:t>
      </w:r>
      <w:r w:rsidRPr="00EC51C5">
        <w:tab/>
        <w:t>- L</w:t>
      </w:r>
    </w:p>
    <w:p w14:paraId="099FDA9F" w14:textId="77777777" w:rsidR="008A46A3" w:rsidRPr="00EC51C5" w:rsidRDefault="008A46A3" w:rsidP="00DF04D6">
      <w:pPr>
        <w:tabs>
          <w:tab w:val="left" w:pos="2700"/>
          <w:tab w:val="left" w:pos="5130"/>
          <w:tab w:val="left" w:pos="7470"/>
        </w:tabs>
        <w:ind w:right="-180"/>
      </w:pPr>
      <w:r w:rsidRPr="00EC51C5">
        <w:t xml:space="preserve">Very fine sandy </w:t>
      </w:r>
      <w:r w:rsidRPr="00EC51C5">
        <w:tab/>
        <w:t>- VFS</w:t>
      </w:r>
      <w:r w:rsidRPr="00EC51C5">
        <w:tab/>
        <w:t>Clay loam</w:t>
      </w:r>
      <w:r w:rsidRPr="00EC51C5">
        <w:tab/>
        <w:t>- CL</w:t>
      </w:r>
    </w:p>
    <w:p w14:paraId="5492C6F3" w14:textId="77777777" w:rsidR="008A46A3" w:rsidRPr="00EC51C5" w:rsidRDefault="008A46A3" w:rsidP="00DF04D6">
      <w:pPr>
        <w:tabs>
          <w:tab w:val="left" w:pos="2700"/>
          <w:tab w:val="left" w:pos="5130"/>
          <w:tab w:val="left" w:pos="7470"/>
        </w:tabs>
        <w:ind w:right="-180"/>
      </w:pPr>
      <w:r w:rsidRPr="00EC51C5">
        <w:t>Loamy coarse sand</w:t>
      </w:r>
      <w:r w:rsidRPr="00EC51C5">
        <w:tab/>
        <w:t>- LCOS</w:t>
      </w:r>
      <w:r w:rsidRPr="00EC51C5">
        <w:tab/>
        <w:t>Silt</w:t>
      </w:r>
      <w:r w:rsidRPr="00EC51C5">
        <w:tab/>
        <w:t>- SI</w:t>
      </w:r>
    </w:p>
    <w:p w14:paraId="1DE7332B" w14:textId="77777777" w:rsidR="008A46A3" w:rsidRPr="00EC51C5" w:rsidRDefault="008A46A3" w:rsidP="00DF04D6">
      <w:pPr>
        <w:tabs>
          <w:tab w:val="left" w:pos="2700"/>
          <w:tab w:val="left" w:pos="5130"/>
          <w:tab w:val="left" w:pos="7470"/>
        </w:tabs>
        <w:ind w:right="-180"/>
      </w:pPr>
      <w:r w:rsidRPr="00EC51C5">
        <w:t>Loamy sand</w:t>
      </w:r>
      <w:r w:rsidRPr="00EC51C5">
        <w:tab/>
        <w:t>- LS</w:t>
      </w:r>
      <w:r w:rsidRPr="00EC51C5">
        <w:tab/>
        <w:t>Silt loam</w:t>
      </w:r>
      <w:r w:rsidRPr="00EC51C5">
        <w:tab/>
        <w:t>- SIL</w:t>
      </w:r>
    </w:p>
    <w:p w14:paraId="49A2B8C2" w14:textId="77777777" w:rsidR="008A46A3" w:rsidRPr="00EC51C5" w:rsidRDefault="008A46A3" w:rsidP="00DF04D6">
      <w:pPr>
        <w:tabs>
          <w:tab w:val="left" w:pos="2700"/>
          <w:tab w:val="left" w:pos="5130"/>
          <w:tab w:val="left" w:pos="7470"/>
        </w:tabs>
        <w:ind w:right="-180"/>
      </w:pPr>
      <w:r w:rsidRPr="00EC51C5">
        <w:t>Loamy fine sand</w:t>
      </w:r>
      <w:r w:rsidRPr="00EC51C5">
        <w:tab/>
        <w:t>- LFS</w:t>
      </w:r>
      <w:r w:rsidRPr="00EC51C5">
        <w:tab/>
        <w:t>Silty clay loam</w:t>
      </w:r>
      <w:r w:rsidRPr="00EC51C5">
        <w:tab/>
        <w:t>- SICL</w:t>
      </w:r>
    </w:p>
    <w:p w14:paraId="0296D6E7" w14:textId="77777777" w:rsidR="008A46A3" w:rsidRPr="00EC51C5" w:rsidRDefault="008A46A3" w:rsidP="00DF04D6">
      <w:pPr>
        <w:tabs>
          <w:tab w:val="left" w:pos="2700"/>
          <w:tab w:val="left" w:pos="5130"/>
          <w:tab w:val="left" w:pos="7470"/>
        </w:tabs>
        <w:ind w:right="-180"/>
      </w:pPr>
      <w:r w:rsidRPr="00EC51C5">
        <w:t>Loamy very fine sand</w:t>
      </w:r>
      <w:r w:rsidRPr="00EC51C5">
        <w:tab/>
        <w:t>- LVFS</w:t>
      </w:r>
      <w:r w:rsidRPr="00EC51C5">
        <w:tab/>
        <w:t xml:space="preserve">Silty clay </w:t>
      </w:r>
      <w:r w:rsidRPr="00EC51C5">
        <w:tab/>
        <w:t>- SIC</w:t>
      </w:r>
    </w:p>
    <w:p w14:paraId="6FBF0906" w14:textId="77777777" w:rsidR="008A46A3" w:rsidRPr="00EC51C5" w:rsidRDefault="008A46A3" w:rsidP="00DF04D6">
      <w:pPr>
        <w:tabs>
          <w:tab w:val="left" w:pos="2700"/>
          <w:tab w:val="left" w:pos="5130"/>
          <w:tab w:val="left" w:pos="7470"/>
        </w:tabs>
        <w:ind w:right="-180"/>
      </w:pPr>
      <w:r w:rsidRPr="00EC51C5">
        <w:t>Coarse sandy loam</w:t>
      </w:r>
      <w:r w:rsidRPr="00EC51C5">
        <w:tab/>
        <w:t>- COSL</w:t>
      </w:r>
      <w:r w:rsidRPr="00EC51C5">
        <w:tab/>
        <w:t>Sandy clay loam</w:t>
      </w:r>
      <w:r w:rsidRPr="00EC51C5">
        <w:tab/>
        <w:t>- SCL</w:t>
      </w:r>
    </w:p>
    <w:p w14:paraId="0ECA125D" w14:textId="77777777" w:rsidR="008A46A3" w:rsidRPr="00EC51C5" w:rsidRDefault="008A46A3" w:rsidP="00DF04D6">
      <w:pPr>
        <w:tabs>
          <w:tab w:val="left" w:pos="2700"/>
          <w:tab w:val="left" w:pos="5130"/>
          <w:tab w:val="left" w:pos="7470"/>
        </w:tabs>
        <w:ind w:right="-180"/>
      </w:pPr>
      <w:r w:rsidRPr="00EC51C5">
        <w:t>Sandy loam</w:t>
      </w:r>
      <w:r w:rsidRPr="00EC51C5">
        <w:tab/>
        <w:t>- SL</w:t>
      </w:r>
      <w:r w:rsidRPr="00EC51C5">
        <w:tab/>
        <w:t>Sandy clay</w:t>
      </w:r>
      <w:r w:rsidRPr="00EC51C5">
        <w:tab/>
        <w:t>- SC</w:t>
      </w:r>
    </w:p>
    <w:p w14:paraId="792F2278" w14:textId="77777777" w:rsidR="00E642BC" w:rsidRPr="00EC51C5" w:rsidRDefault="008A46A3" w:rsidP="00DF04D6">
      <w:pPr>
        <w:tabs>
          <w:tab w:val="left" w:pos="2700"/>
          <w:tab w:val="left" w:pos="5130"/>
          <w:tab w:val="left" w:pos="7470"/>
        </w:tabs>
        <w:ind w:right="-180"/>
      </w:pPr>
      <w:r w:rsidRPr="00EC51C5">
        <w:t>Clay</w:t>
      </w:r>
      <w:r w:rsidRPr="00EC51C5">
        <w:tab/>
        <w:t>- C</w:t>
      </w:r>
    </w:p>
    <w:p w14:paraId="204A47A3" w14:textId="77777777" w:rsidR="008A46A3" w:rsidRPr="00883DB4" w:rsidRDefault="008A46A3" w:rsidP="00DF04D6">
      <w:pPr>
        <w:ind w:right="-180"/>
      </w:pPr>
    </w:p>
    <w:p w14:paraId="5CAAFD5F" w14:textId="77777777" w:rsidR="008A46A3" w:rsidRPr="0011353A" w:rsidRDefault="008A46A3" w:rsidP="00DF04D6">
      <w:pPr>
        <w:pStyle w:val="Heading1"/>
        <w:ind w:right="-180"/>
        <w:jc w:val="center"/>
        <w:rPr>
          <w:b w:val="0"/>
          <w:u w:val="single"/>
        </w:rPr>
      </w:pPr>
      <w:r w:rsidRPr="00EC51C5">
        <w:rPr>
          <w:b w:val="0"/>
          <w:u w:val="single"/>
        </w:rPr>
        <w:t>Structure, Grade</w:t>
      </w:r>
    </w:p>
    <w:p w14:paraId="26C71874" w14:textId="77777777" w:rsidR="008A46A3" w:rsidRPr="00AF3739" w:rsidRDefault="00542DCD" w:rsidP="00DF04D6">
      <w:pPr>
        <w:ind w:left="720" w:right="-180" w:firstLine="720"/>
      </w:pPr>
      <w:r w:rsidRPr="001C3EEE">
        <w:t>Weak – 1</w:t>
      </w:r>
      <w:r w:rsidRPr="001C3EEE">
        <w:tab/>
        <w:t>Moderate – 2</w:t>
      </w:r>
      <w:r w:rsidRPr="001C3EEE">
        <w:tab/>
      </w:r>
      <w:r w:rsidRPr="001C3EEE">
        <w:tab/>
      </w:r>
      <w:r w:rsidR="008A46A3" w:rsidRPr="008936B2">
        <w:t>Strong</w:t>
      </w:r>
      <w:r w:rsidRPr="00AF3739">
        <w:t xml:space="preserve"> – 3</w:t>
      </w:r>
      <w:r w:rsidRPr="00AF3739">
        <w:tab/>
      </w:r>
      <w:proofErr w:type="spellStart"/>
      <w:r w:rsidR="008A46A3" w:rsidRPr="00AF3739">
        <w:t>Structureless</w:t>
      </w:r>
      <w:proofErr w:type="spellEnd"/>
      <w:r w:rsidR="008A46A3" w:rsidRPr="00AF3739">
        <w:t xml:space="preserve"> – 0</w:t>
      </w:r>
    </w:p>
    <w:p w14:paraId="3F01E60B" w14:textId="77777777" w:rsidR="003C3DC9" w:rsidRPr="00EC51C5" w:rsidRDefault="003C3DC9" w:rsidP="00DF04D6">
      <w:pPr>
        <w:ind w:right="-180"/>
      </w:pPr>
    </w:p>
    <w:p w14:paraId="46E30DE9" w14:textId="77777777" w:rsidR="008A46A3" w:rsidRPr="00EC51C5" w:rsidRDefault="003C3DC9" w:rsidP="00DF04D6">
      <w:pPr>
        <w:pStyle w:val="Heading1"/>
        <w:ind w:right="-180"/>
        <w:jc w:val="center"/>
        <w:rPr>
          <w:b w:val="0"/>
          <w:u w:val="single"/>
        </w:rPr>
      </w:pPr>
      <w:r w:rsidRPr="00EC51C5">
        <w:rPr>
          <w:b w:val="0"/>
          <w:u w:val="single"/>
        </w:rPr>
        <w:t>Structure, Shape</w:t>
      </w:r>
    </w:p>
    <w:p w14:paraId="0F997C4A" w14:textId="0314A215" w:rsidR="008A46A3" w:rsidRPr="00EC51C5" w:rsidRDefault="00542DCD" w:rsidP="00883DB4">
      <w:pPr>
        <w:pStyle w:val="Footer"/>
        <w:tabs>
          <w:tab w:val="clear" w:pos="4320"/>
          <w:tab w:val="clear" w:pos="8640"/>
          <w:tab w:val="left" w:pos="-1530"/>
          <w:tab w:val="left" w:pos="1440"/>
          <w:tab w:val="left" w:pos="2700"/>
          <w:tab w:val="left" w:pos="5040"/>
          <w:tab w:val="left" w:pos="7200"/>
        </w:tabs>
        <w:ind w:right="-180"/>
      </w:pPr>
      <w:r w:rsidRPr="00EC51C5">
        <w:tab/>
        <w:t>Granular</w:t>
      </w:r>
      <w:r w:rsidRPr="00EC51C5">
        <w:tab/>
        <w:t>- GR</w:t>
      </w:r>
      <w:r w:rsidRPr="00EC51C5">
        <w:tab/>
      </w:r>
      <w:r w:rsidR="008A46A3" w:rsidRPr="00EC51C5">
        <w:t>Angular blocky</w:t>
      </w:r>
      <w:r w:rsidR="008A46A3" w:rsidRPr="00EC51C5">
        <w:tab/>
        <w:t>-</w:t>
      </w:r>
      <w:r w:rsidR="003C3DC9" w:rsidRPr="00EC51C5">
        <w:t xml:space="preserve"> </w:t>
      </w:r>
      <w:r w:rsidR="008A46A3" w:rsidRPr="00EC51C5">
        <w:t>ABK</w:t>
      </w:r>
    </w:p>
    <w:p w14:paraId="0E41D1CB" w14:textId="0EDB3C72" w:rsidR="008A46A3" w:rsidRPr="00EC51C5" w:rsidRDefault="00542DCD" w:rsidP="00883DB4">
      <w:pPr>
        <w:tabs>
          <w:tab w:val="left" w:pos="-1530"/>
          <w:tab w:val="left" w:pos="1440"/>
          <w:tab w:val="left" w:pos="2700"/>
          <w:tab w:val="left" w:pos="5040"/>
          <w:tab w:val="left" w:pos="7200"/>
        </w:tabs>
        <w:ind w:right="-180"/>
      </w:pPr>
      <w:r w:rsidRPr="00EC51C5">
        <w:tab/>
      </w:r>
      <w:r w:rsidR="008A46A3" w:rsidRPr="00EC51C5">
        <w:t>Platy</w:t>
      </w:r>
      <w:r w:rsidR="008A46A3" w:rsidRPr="00EC51C5">
        <w:tab/>
        <w:t>-</w:t>
      </w:r>
      <w:r w:rsidR="003C3DC9" w:rsidRPr="00EC51C5">
        <w:t xml:space="preserve"> </w:t>
      </w:r>
      <w:r w:rsidRPr="00EC51C5">
        <w:t>PL</w:t>
      </w:r>
      <w:r w:rsidRPr="00EC51C5">
        <w:tab/>
      </w:r>
      <w:proofErr w:type="spellStart"/>
      <w:r w:rsidR="008A46A3" w:rsidRPr="00EC51C5">
        <w:t>Subangular</w:t>
      </w:r>
      <w:proofErr w:type="spellEnd"/>
      <w:r w:rsidR="008A46A3" w:rsidRPr="00EC51C5">
        <w:t xml:space="preserve"> blocky</w:t>
      </w:r>
      <w:r w:rsidR="008A46A3" w:rsidRPr="00EC51C5">
        <w:tab/>
        <w:t>-</w:t>
      </w:r>
      <w:r w:rsidR="003C3DC9" w:rsidRPr="00EC51C5">
        <w:t xml:space="preserve"> </w:t>
      </w:r>
      <w:r w:rsidR="008A46A3" w:rsidRPr="00EC51C5">
        <w:t>SBK</w:t>
      </w:r>
    </w:p>
    <w:p w14:paraId="0E1A00FC" w14:textId="0C4D24F6" w:rsidR="008A46A3" w:rsidRPr="00EC51C5" w:rsidRDefault="00542DCD" w:rsidP="00883DB4">
      <w:pPr>
        <w:tabs>
          <w:tab w:val="left" w:pos="-1530"/>
          <w:tab w:val="left" w:pos="1440"/>
          <w:tab w:val="left" w:pos="2700"/>
          <w:tab w:val="left" w:pos="5040"/>
          <w:tab w:val="left" w:pos="7200"/>
        </w:tabs>
        <w:ind w:right="-180"/>
      </w:pPr>
      <w:r w:rsidRPr="00EC51C5">
        <w:tab/>
      </w:r>
      <w:r w:rsidR="008A46A3" w:rsidRPr="00EC51C5">
        <w:t>Prismatic</w:t>
      </w:r>
      <w:r w:rsidR="008A46A3" w:rsidRPr="00EC51C5">
        <w:tab/>
        <w:t>-</w:t>
      </w:r>
      <w:r w:rsidRPr="00EC51C5">
        <w:t xml:space="preserve"> PR</w:t>
      </w:r>
      <w:r w:rsidRPr="00EC51C5">
        <w:tab/>
      </w:r>
      <w:r w:rsidR="003C3DC9" w:rsidRPr="00EC51C5">
        <w:t>Single-</w:t>
      </w:r>
      <w:r w:rsidR="008A46A3" w:rsidRPr="00EC51C5">
        <w:t>grain</w:t>
      </w:r>
      <w:r w:rsidR="003C3DC9" w:rsidRPr="00EC51C5">
        <w:t>ed</w:t>
      </w:r>
      <w:r w:rsidR="008A46A3" w:rsidRPr="00EC51C5">
        <w:tab/>
        <w:t>-</w:t>
      </w:r>
      <w:r w:rsidR="003C3DC9" w:rsidRPr="00EC51C5">
        <w:t xml:space="preserve"> </w:t>
      </w:r>
      <w:r w:rsidR="008A46A3" w:rsidRPr="00EC51C5">
        <w:t>SG</w:t>
      </w:r>
    </w:p>
    <w:p w14:paraId="16A48BC8" w14:textId="4E895EBA" w:rsidR="004D1E59" w:rsidRPr="00EC51C5" w:rsidRDefault="00542DCD" w:rsidP="00883DB4">
      <w:pPr>
        <w:tabs>
          <w:tab w:val="left" w:pos="-1530"/>
          <w:tab w:val="left" w:pos="1440"/>
          <w:tab w:val="left" w:pos="2700"/>
          <w:tab w:val="left" w:pos="5040"/>
          <w:tab w:val="left" w:pos="7200"/>
        </w:tabs>
        <w:ind w:right="-180"/>
      </w:pPr>
      <w:r w:rsidRPr="00EC51C5">
        <w:tab/>
      </w:r>
      <w:r w:rsidR="00E642BC" w:rsidRPr="00EC51C5">
        <w:t>Columnar</w:t>
      </w:r>
      <w:r w:rsidR="00E642BC" w:rsidRPr="00EC51C5">
        <w:tab/>
        <w:t>-</w:t>
      </w:r>
      <w:r w:rsidR="003C3DC9" w:rsidRPr="00EC51C5">
        <w:t xml:space="preserve"> </w:t>
      </w:r>
      <w:r w:rsidR="00254FC1" w:rsidRPr="00EC51C5">
        <w:t>CO</w:t>
      </w:r>
      <w:r w:rsidRPr="00EC51C5">
        <w:tab/>
      </w:r>
      <w:r w:rsidR="00E642BC" w:rsidRPr="00EC51C5">
        <w:t>Massive</w:t>
      </w:r>
      <w:r w:rsidR="00E642BC" w:rsidRPr="00EC51C5">
        <w:tab/>
        <w:t>- MA</w:t>
      </w:r>
    </w:p>
    <w:p w14:paraId="41932F07" w14:textId="0703E1F6" w:rsidR="00E642BC" w:rsidRPr="00EC51C5" w:rsidRDefault="00542DCD" w:rsidP="00883DB4">
      <w:pPr>
        <w:tabs>
          <w:tab w:val="left" w:pos="-1530"/>
          <w:tab w:val="left" w:pos="1440"/>
          <w:tab w:val="left" w:pos="2700"/>
        </w:tabs>
        <w:ind w:right="-180"/>
      </w:pPr>
      <w:r w:rsidRPr="00EC51C5">
        <w:tab/>
      </w:r>
      <w:r w:rsidR="00254FC1" w:rsidRPr="00EC51C5">
        <w:t xml:space="preserve">Wedge </w:t>
      </w:r>
      <w:r w:rsidR="00254FC1" w:rsidRPr="00EC51C5">
        <w:tab/>
        <w:t>- W</w:t>
      </w:r>
    </w:p>
    <w:p w14:paraId="4680024C" w14:textId="77777777" w:rsidR="00B3636B" w:rsidRPr="00EC51C5" w:rsidRDefault="00B3636B" w:rsidP="00DF04D6">
      <w:pPr>
        <w:pStyle w:val="Heading1"/>
        <w:tabs>
          <w:tab w:val="left" w:pos="2700"/>
          <w:tab w:val="left" w:pos="5130"/>
          <w:tab w:val="left" w:pos="7470"/>
        </w:tabs>
        <w:ind w:right="-180"/>
        <w:jc w:val="center"/>
        <w:rPr>
          <w:b w:val="0"/>
          <w:u w:val="single"/>
        </w:rPr>
      </w:pPr>
    </w:p>
    <w:p w14:paraId="37E506E2" w14:textId="77777777" w:rsidR="00B3636B" w:rsidRPr="00EC51C5" w:rsidRDefault="003345FF" w:rsidP="00DF04D6">
      <w:pPr>
        <w:pStyle w:val="Heading1"/>
        <w:tabs>
          <w:tab w:val="left" w:pos="2700"/>
          <w:tab w:val="left" w:pos="5130"/>
          <w:tab w:val="left" w:pos="7470"/>
        </w:tabs>
        <w:ind w:right="-180"/>
        <w:jc w:val="center"/>
        <w:rPr>
          <w:b w:val="0"/>
          <w:u w:val="single"/>
        </w:rPr>
      </w:pPr>
      <w:r w:rsidRPr="00EC51C5">
        <w:rPr>
          <w:b w:val="0"/>
          <w:u w:val="single"/>
        </w:rPr>
        <w:t>Effervescence</w:t>
      </w:r>
    </w:p>
    <w:p w14:paraId="6845EDCE" w14:textId="170A8EA0" w:rsidR="00B3636B" w:rsidRPr="00EC51C5" w:rsidRDefault="003345FF" w:rsidP="00883DB4">
      <w:pPr>
        <w:tabs>
          <w:tab w:val="left" w:pos="3420"/>
          <w:tab w:val="left" w:pos="5580"/>
        </w:tabs>
        <w:ind w:left="720" w:right="-180" w:firstLine="720"/>
      </w:pPr>
      <w:proofErr w:type="spellStart"/>
      <w:r w:rsidRPr="00EC51C5">
        <w:t>No</w:t>
      </w:r>
      <w:r w:rsidR="00C72683">
        <w:t>neffervescent</w:t>
      </w:r>
      <w:proofErr w:type="spellEnd"/>
      <w:r w:rsidRPr="00EC51C5">
        <w:t xml:space="preserve"> </w:t>
      </w:r>
      <w:r w:rsidRPr="00EC51C5">
        <w:tab/>
        <w:t>- N</w:t>
      </w:r>
      <w:r w:rsidR="00776845">
        <w:t>E</w:t>
      </w:r>
      <w:r w:rsidR="00B3636B" w:rsidRPr="00EC51C5">
        <w:tab/>
      </w:r>
      <w:r w:rsidRPr="00EC51C5">
        <w:t>Strong</w:t>
      </w:r>
      <w:r w:rsidR="00B3636B" w:rsidRPr="00EC51C5">
        <w:t xml:space="preserve"> </w:t>
      </w:r>
      <w:r w:rsidR="00B3636B" w:rsidRPr="00EC51C5">
        <w:tab/>
      </w:r>
      <w:r w:rsidR="00B3636B" w:rsidRPr="00EC51C5">
        <w:tab/>
        <w:t xml:space="preserve">- </w:t>
      </w:r>
      <w:r w:rsidRPr="00EC51C5">
        <w:t>ST</w:t>
      </w:r>
    </w:p>
    <w:p w14:paraId="5DC0F2A4" w14:textId="3E1EB2CA" w:rsidR="00B3636B" w:rsidRPr="00EC51C5" w:rsidRDefault="003345FF" w:rsidP="00883DB4">
      <w:pPr>
        <w:tabs>
          <w:tab w:val="left" w:pos="3420"/>
          <w:tab w:val="left" w:pos="5580"/>
        </w:tabs>
        <w:ind w:left="720" w:right="-180" w:firstLine="720"/>
      </w:pPr>
      <w:r w:rsidRPr="00EC51C5">
        <w:t>Very slight</w:t>
      </w:r>
      <w:r w:rsidR="00B3636B" w:rsidRPr="00EC51C5">
        <w:tab/>
        <w:t>- V</w:t>
      </w:r>
      <w:r w:rsidRPr="00EC51C5">
        <w:t>SL</w:t>
      </w:r>
      <w:r w:rsidR="00B3636B" w:rsidRPr="00EC51C5">
        <w:t xml:space="preserve"> </w:t>
      </w:r>
      <w:r w:rsidR="00B3636B" w:rsidRPr="00EC51C5">
        <w:tab/>
      </w:r>
      <w:r w:rsidR="00537D3D" w:rsidRPr="00EC51C5">
        <w:t>Violent</w:t>
      </w:r>
      <w:r w:rsidR="00776845">
        <w:t>ly</w:t>
      </w:r>
      <w:r w:rsidR="00537D3D" w:rsidRPr="00EC51C5">
        <w:tab/>
      </w:r>
      <w:r w:rsidR="00537D3D" w:rsidRPr="00EC51C5">
        <w:tab/>
        <w:t>- V</w:t>
      </w:r>
      <w:r w:rsidR="00776845">
        <w:t>E</w:t>
      </w:r>
    </w:p>
    <w:p w14:paraId="4E29729E" w14:textId="1CDAAD05" w:rsidR="00B3636B" w:rsidRPr="00EC51C5" w:rsidRDefault="003345FF" w:rsidP="00883DB4">
      <w:pPr>
        <w:tabs>
          <w:tab w:val="left" w:pos="3420"/>
          <w:tab w:val="left" w:pos="5580"/>
          <w:tab w:val="left" w:pos="5760"/>
        </w:tabs>
        <w:ind w:left="720" w:right="-180" w:firstLine="720"/>
      </w:pPr>
      <w:r w:rsidRPr="00EC51C5">
        <w:t>Slight</w:t>
      </w:r>
      <w:r w:rsidRPr="00EC51C5">
        <w:tab/>
      </w:r>
      <w:r w:rsidR="00B3636B" w:rsidRPr="00EC51C5">
        <w:t xml:space="preserve"> - </w:t>
      </w:r>
      <w:r w:rsidRPr="00EC51C5">
        <w:t>SL</w:t>
      </w:r>
    </w:p>
    <w:p w14:paraId="271EE699" w14:textId="77777777" w:rsidR="00B3636B" w:rsidRPr="00EC51C5" w:rsidRDefault="00B3636B" w:rsidP="00DF04D6">
      <w:pPr>
        <w:ind w:right="-180"/>
      </w:pPr>
    </w:p>
    <w:p w14:paraId="67815532" w14:textId="77777777" w:rsidR="00E642BC" w:rsidRPr="00EC51C5" w:rsidRDefault="00542DCD" w:rsidP="00DF04D6">
      <w:pPr>
        <w:pStyle w:val="Heading1"/>
        <w:tabs>
          <w:tab w:val="left" w:pos="2700"/>
          <w:tab w:val="left" w:pos="5130"/>
          <w:tab w:val="left" w:pos="7470"/>
        </w:tabs>
        <w:ind w:right="-180"/>
        <w:jc w:val="center"/>
        <w:rPr>
          <w:b w:val="0"/>
          <w:u w:val="single"/>
        </w:rPr>
      </w:pPr>
      <w:r w:rsidRPr="00EC51C5">
        <w:rPr>
          <w:b w:val="0"/>
          <w:u w:val="single"/>
        </w:rPr>
        <w:t>Redox Features</w:t>
      </w:r>
      <w:r w:rsidR="00C173D2" w:rsidRPr="00EC51C5">
        <w:rPr>
          <w:b w:val="0"/>
          <w:u w:val="single"/>
        </w:rPr>
        <w:t>, Type and Abundance</w:t>
      </w:r>
    </w:p>
    <w:p w14:paraId="67AE424B" w14:textId="77777777" w:rsidR="007E0D76" w:rsidRPr="00883DB4" w:rsidRDefault="007E0D76" w:rsidP="00DF04D6">
      <w:pPr>
        <w:ind w:right="-180"/>
      </w:pPr>
    </w:p>
    <w:p w14:paraId="23321D00" w14:textId="77777777" w:rsidR="00E642BC" w:rsidRPr="00883DB4" w:rsidRDefault="007E0D76" w:rsidP="00DF04D6">
      <w:pPr>
        <w:ind w:right="-180" w:firstLine="720"/>
      </w:pPr>
      <w:r w:rsidRPr="00883DB4">
        <w:t>RMF</w:t>
      </w:r>
      <w:r w:rsidR="00542DCD" w:rsidRPr="00883DB4">
        <w:t xml:space="preserve"> Type:</w:t>
      </w:r>
      <w:r w:rsidR="00542DCD" w:rsidRPr="00883DB4">
        <w:tab/>
      </w:r>
      <w:r w:rsidR="00542DCD" w:rsidRPr="00883DB4">
        <w:tab/>
      </w:r>
      <w:r w:rsidRPr="00883DB4">
        <w:t>Concentration – CON</w:t>
      </w:r>
      <w:r w:rsidRPr="00883DB4">
        <w:tab/>
      </w:r>
      <w:r w:rsidRPr="00883DB4">
        <w:tab/>
      </w:r>
      <w:r w:rsidRPr="00883DB4">
        <w:tab/>
        <w:t xml:space="preserve">Depletion </w:t>
      </w:r>
      <w:r w:rsidR="00B3636B" w:rsidRPr="00883DB4">
        <w:t>–</w:t>
      </w:r>
      <w:r w:rsidRPr="00883DB4">
        <w:t xml:space="preserve"> DEP</w:t>
      </w:r>
    </w:p>
    <w:p w14:paraId="548F561A" w14:textId="77777777" w:rsidR="00B3636B" w:rsidRPr="00883DB4" w:rsidRDefault="00B3636B" w:rsidP="00DF04D6">
      <w:pPr>
        <w:ind w:right="-180"/>
      </w:pPr>
    </w:p>
    <w:p w14:paraId="19E6F9C4" w14:textId="77777777" w:rsidR="00E642BC" w:rsidRPr="0011353A" w:rsidRDefault="00E642BC" w:rsidP="00DF04D6">
      <w:pPr>
        <w:ind w:right="-180" w:firstLine="720"/>
      </w:pPr>
      <w:r w:rsidRPr="00EC51C5">
        <w:t>Abundance:</w:t>
      </w:r>
      <w:r w:rsidRPr="00EC51C5">
        <w:tab/>
      </w:r>
      <w:r w:rsidRPr="00EC51C5">
        <w:tab/>
        <w:t>Few - F</w:t>
      </w:r>
      <w:r w:rsidRPr="00EC51C5">
        <w:tab/>
        <w:t>Common – C</w:t>
      </w:r>
      <w:r w:rsidRPr="00EC51C5">
        <w:tab/>
      </w:r>
      <w:r w:rsidRPr="00EC51C5">
        <w:tab/>
        <w:t>Many – M</w:t>
      </w:r>
    </w:p>
    <w:p w14:paraId="4D089145" w14:textId="77777777" w:rsidR="00E642BC" w:rsidRPr="001C3EEE" w:rsidRDefault="00E642BC" w:rsidP="00DF04D6">
      <w:pPr>
        <w:ind w:right="-180"/>
      </w:pPr>
    </w:p>
    <w:p w14:paraId="5CB9DF54" w14:textId="77777777" w:rsidR="00E642BC" w:rsidRPr="00EC51C5" w:rsidRDefault="00E642BC" w:rsidP="00DF04D6">
      <w:pPr>
        <w:tabs>
          <w:tab w:val="left" w:pos="-1530"/>
        </w:tabs>
        <w:ind w:right="-180"/>
        <w:sectPr w:rsidR="00E642BC" w:rsidRPr="00EC51C5" w:rsidSect="00883DB4">
          <w:footerReference w:type="even" r:id="rId19"/>
          <w:footerReference w:type="default" r:id="rId20"/>
          <w:pgSz w:w="12240" w:h="15840" w:code="1"/>
          <w:pgMar w:top="720" w:right="2016" w:bottom="1152" w:left="2016" w:header="720" w:footer="864" w:gutter="0"/>
          <w:pgNumType w:start="0"/>
          <w:cols w:space="720"/>
          <w:titlePg/>
          <w:docGrid w:linePitch="360"/>
        </w:sectPr>
      </w:pPr>
    </w:p>
    <w:p w14:paraId="23E9EBF4" w14:textId="359C2700" w:rsidR="00E072C1" w:rsidRPr="00EC51C5" w:rsidRDefault="00E642BC" w:rsidP="00DF04D6">
      <w:pPr>
        <w:pStyle w:val="H1"/>
        <w:ind w:right="-180"/>
      </w:pPr>
      <w:r w:rsidRPr="00EC51C5">
        <w:lastRenderedPageBreak/>
        <w:t>A</w:t>
      </w:r>
      <w:r w:rsidR="00B3636B" w:rsidRPr="00EC51C5">
        <w:t>TTACHMENT</w:t>
      </w:r>
      <w:r w:rsidRPr="00EC51C5">
        <w:t xml:space="preserve"> 2</w:t>
      </w:r>
    </w:p>
    <w:p w14:paraId="600DC4FB" w14:textId="63634EAA" w:rsidR="002D49D8" w:rsidRPr="00AF3739" w:rsidRDefault="00BB0793" w:rsidP="00DF04D6">
      <w:pPr>
        <w:pStyle w:val="H2"/>
        <w:ind w:right="-180"/>
      </w:pPr>
      <w:r>
        <w:t xml:space="preserve">USDA </w:t>
      </w:r>
      <w:r w:rsidR="00E642BC" w:rsidRPr="008936B2">
        <w:t>Soil Textural Triangle</w:t>
      </w:r>
    </w:p>
    <w:p w14:paraId="0B4ACD1E" w14:textId="77777777" w:rsidR="004D1E59" w:rsidRPr="00EC51C5" w:rsidRDefault="004D1E59" w:rsidP="00DF04D6">
      <w:pPr>
        <w:tabs>
          <w:tab w:val="left" w:pos="-2070"/>
          <w:tab w:val="left" w:pos="-1890"/>
          <w:tab w:val="left" w:pos="-1530"/>
        </w:tabs>
        <w:ind w:right="-180"/>
      </w:pPr>
    </w:p>
    <w:p w14:paraId="4FABBC02" w14:textId="77777777" w:rsidR="004D1E59" w:rsidRPr="00EC51C5" w:rsidRDefault="004D1E59" w:rsidP="00DF04D6">
      <w:pPr>
        <w:tabs>
          <w:tab w:val="left" w:pos="-2070"/>
          <w:tab w:val="left" w:pos="-1890"/>
          <w:tab w:val="left" w:pos="-1530"/>
        </w:tabs>
        <w:ind w:right="-180"/>
      </w:pPr>
    </w:p>
    <w:p w14:paraId="0A5876D7" w14:textId="77777777" w:rsidR="004D1E59" w:rsidRPr="00EC51C5" w:rsidRDefault="004D1E59" w:rsidP="00DF04D6">
      <w:pPr>
        <w:tabs>
          <w:tab w:val="left" w:pos="-2070"/>
          <w:tab w:val="left" w:pos="-1890"/>
          <w:tab w:val="left" w:pos="-1530"/>
        </w:tabs>
        <w:ind w:right="-180"/>
      </w:pPr>
    </w:p>
    <w:p w14:paraId="7ED3CEF9" w14:textId="77777777" w:rsidR="004D1E59" w:rsidRPr="00EC51C5" w:rsidRDefault="004D1E59" w:rsidP="00DF04D6">
      <w:pPr>
        <w:tabs>
          <w:tab w:val="left" w:pos="-2070"/>
          <w:tab w:val="left" w:pos="-1890"/>
          <w:tab w:val="left" w:pos="-1530"/>
        </w:tabs>
        <w:ind w:right="-180"/>
      </w:pPr>
    </w:p>
    <w:p w14:paraId="1EB8217E" w14:textId="77777777" w:rsidR="004D1E59" w:rsidRPr="00EC51C5" w:rsidRDefault="004D1E59" w:rsidP="00DF04D6">
      <w:pPr>
        <w:tabs>
          <w:tab w:val="left" w:pos="-2070"/>
          <w:tab w:val="left" w:pos="-1890"/>
          <w:tab w:val="left" w:pos="-1530"/>
        </w:tabs>
        <w:ind w:right="-180"/>
      </w:pPr>
    </w:p>
    <w:p w14:paraId="18E99C24" w14:textId="77777777" w:rsidR="004D1E59" w:rsidRPr="00EC51C5" w:rsidRDefault="004D1E59" w:rsidP="00DF04D6">
      <w:pPr>
        <w:tabs>
          <w:tab w:val="left" w:pos="-2070"/>
          <w:tab w:val="left" w:pos="-1890"/>
          <w:tab w:val="left" w:pos="-1530"/>
        </w:tabs>
        <w:ind w:right="-180"/>
      </w:pPr>
    </w:p>
    <w:p w14:paraId="5517E1DA" w14:textId="77777777" w:rsidR="004D1E59" w:rsidRPr="00EC51C5" w:rsidRDefault="004D1E59" w:rsidP="00DF04D6">
      <w:pPr>
        <w:tabs>
          <w:tab w:val="left" w:pos="-2070"/>
          <w:tab w:val="left" w:pos="-1890"/>
          <w:tab w:val="left" w:pos="-1530"/>
        </w:tabs>
        <w:ind w:right="-180"/>
      </w:pPr>
    </w:p>
    <w:p w14:paraId="10403AB2" w14:textId="77777777" w:rsidR="00A60C00" w:rsidRPr="00EC51C5" w:rsidRDefault="00AC4455" w:rsidP="00DF04D6">
      <w:pPr>
        <w:tabs>
          <w:tab w:val="left" w:pos="-2070"/>
          <w:tab w:val="left" w:pos="-1890"/>
          <w:tab w:val="left" w:pos="-1530"/>
        </w:tabs>
        <w:ind w:right="-180"/>
      </w:pPr>
      <w:r w:rsidRPr="00A9544C">
        <w:rPr>
          <w:noProof/>
        </w:rPr>
        <w:drawing>
          <wp:inline distT="0" distB="0" distL="0" distR="0" wp14:anchorId="5935FC48" wp14:editId="071C48CD">
            <wp:extent cx="5930900" cy="5461000"/>
            <wp:effectExtent l="19050" t="0" r="0" b="0"/>
            <wp:docPr id="3" name="Picture 3" descr="texturaltriangle_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uraltriangle_cropped"/>
                    <pic:cNvPicPr>
                      <a:picLocks noChangeAspect="1" noChangeArrowheads="1"/>
                    </pic:cNvPicPr>
                  </pic:nvPicPr>
                  <pic:blipFill>
                    <a:blip r:embed="rId21" cstate="print"/>
                    <a:srcRect/>
                    <a:stretch>
                      <a:fillRect/>
                    </a:stretch>
                  </pic:blipFill>
                  <pic:spPr bwMode="auto">
                    <a:xfrm>
                      <a:off x="0" y="0"/>
                      <a:ext cx="5930900" cy="5461000"/>
                    </a:xfrm>
                    <a:prstGeom prst="rect">
                      <a:avLst/>
                    </a:prstGeom>
                    <a:noFill/>
                    <a:ln w="9525">
                      <a:noFill/>
                      <a:miter lim="800000"/>
                      <a:headEnd/>
                      <a:tailEnd/>
                    </a:ln>
                  </pic:spPr>
                </pic:pic>
              </a:graphicData>
            </a:graphic>
          </wp:inline>
        </w:drawing>
      </w:r>
    </w:p>
    <w:p w14:paraId="0B18719E" w14:textId="77777777" w:rsidR="00CA1C91" w:rsidRPr="00EC51C5" w:rsidRDefault="00CA1C91" w:rsidP="00DF04D6">
      <w:pPr>
        <w:ind w:right="-180"/>
        <w:sectPr w:rsidR="00CA1C91" w:rsidRPr="00EC51C5" w:rsidSect="00883DB4">
          <w:pgSz w:w="12240" w:h="15840" w:code="1"/>
          <w:pgMar w:top="720" w:right="2016" w:bottom="1152" w:left="2016" w:header="720" w:footer="864" w:gutter="0"/>
          <w:pgNumType w:start="0"/>
          <w:cols w:space="720"/>
          <w:titlePg/>
          <w:docGrid w:linePitch="360"/>
        </w:sectPr>
      </w:pPr>
    </w:p>
    <w:p w14:paraId="01F8B3C2" w14:textId="22EF4165" w:rsidR="00BB0793" w:rsidRPr="005C45E1" w:rsidRDefault="00BB0793" w:rsidP="00DF04D6">
      <w:pPr>
        <w:pStyle w:val="H1"/>
        <w:ind w:right="-180"/>
      </w:pPr>
      <w:r w:rsidRPr="005C45E1">
        <w:lastRenderedPageBreak/>
        <w:t>ATTACHMENT</w:t>
      </w:r>
      <w:r>
        <w:t xml:space="preserve"> 3</w:t>
      </w:r>
    </w:p>
    <w:p w14:paraId="3D14D605" w14:textId="1ED2B0D4" w:rsidR="00BB0793" w:rsidRPr="005C45E1" w:rsidRDefault="00BB0793" w:rsidP="00DF04D6">
      <w:pPr>
        <w:pStyle w:val="H2"/>
        <w:ind w:right="-180"/>
      </w:pPr>
      <w:r>
        <w:t>USDA Taxonomic Particle-Size Classes for Families</w:t>
      </w:r>
    </w:p>
    <w:p w14:paraId="43CB81A8" w14:textId="31DB03AC" w:rsidR="00CA1C91" w:rsidRPr="008936B2" w:rsidRDefault="00BB0793" w:rsidP="00DF04D6">
      <w:pPr>
        <w:ind w:right="-180"/>
        <w:jc w:val="center"/>
      </w:pPr>
      <w:r w:rsidRPr="00A9544C">
        <w:rPr>
          <w:noProof/>
        </w:rPr>
        <w:drawing>
          <wp:inline distT="0" distB="0" distL="0" distR="0" wp14:anchorId="3A28BC58" wp14:editId="2233A5CC">
            <wp:extent cx="4144424" cy="4787646"/>
            <wp:effectExtent l="8572" t="0" r="4763" b="476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clesizecontrolsection.bmp"/>
                    <pic:cNvPicPr/>
                  </pic:nvPicPr>
                  <pic:blipFill>
                    <a:blip r:embed="rId22">
                      <a:extLst>
                        <a:ext uri="{28A0092B-C50C-407E-A947-70E740481C1C}">
                          <a14:useLocalDpi xmlns:a14="http://schemas.microsoft.com/office/drawing/2010/main" val="0"/>
                        </a:ext>
                      </a:extLst>
                    </a:blip>
                    <a:stretch>
                      <a:fillRect/>
                    </a:stretch>
                  </pic:blipFill>
                  <pic:spPr>
                    <a:xfrm rot="5400000">
                      <a:off x="0" y="0"/>
                      <a:ext cx="4144424" cy="4787646"/>
                    </a:xfrm>
                    <a:prstGeom prst="rect">
                      <a:avLst/>
                    </a:prstGeom>
                  </pic:spPr>
                </pic:pic>
              </a:graphicData>
            </a:graphic>
          </wp:inline>
        </w:drawing>
      </w:r>
    </w:p>
    <w:p w14:paraId="7139D9E7" w14:textId="32308AB9" w:rsidR="00CA1C91" w:rsidRPr="0011353A" w:rsidRDefault="00CA1C91" w:rsidP="00DF04D6">
      <w:pPr>
        <w:ind w:right="-180"/>
        <w:jc w:val="center"/>
      </w:pPr>
    </w:p>
    <w:sectPr w:rsidR="00CA1C91" w:rsidRPr="0011353A" w:rsidSect="00883DB4">
      <w:pgSz w:w="12240" w:h="15840" w:code="1"/>
      <w:pgMar w:top="720" w:right="2016" w:bottom="1152" w:left="2016" w:header="720" w:footer="864"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946CA0" w14:textId="77777777" w:rsidR="00552849" w:rsidRDefault="00552849">
      <w:r>
        <w:separator/>
      </w:r>
    </w:p>
    <w:p w14:paraId="7B17DA16" w14:textId="77777777" w:rsidR="00552849" w:rsidRDefault="00552849"/>
  </w:endnote>
  <w:endnote w:type="continuationSeparator" w:id="0">
    <w:p w14:paraId="4408097F" w14:textId="77777777" w:rsidR="00552849" w:rsidRDefault="00552849">
      <w:r>
        <w:continuationSeparator/>
      </w:r>
    </w:p>
    <w:p w14:paraId="03612183" w14:textId="77777777" w:rsidR="00552849" w:rsidRDefault="00552849"/>
    <w:p w14:paraId="404F3FEF" w14:textId="77777777" w:rsidR="00552849" w:rsidRDefault="00552849">
      <w:r>
        <w:rPr>
          <w:szCs w:val="24"/>
        </w:rPr>
        <w:fldChar w:fldCharType="begin"/>
      </w:r>
      <w:r>
        <w:instrText xml:space="preserve"> PAGE   \* MERGEFORMAT </w:instrText>
      </w:r>
      <w:r>
        <w:rPr>
          <w:szCs w:val="24"/>
        </w:rPr>
        <w:fldChar w:fldCharType="separate"/>
      </w:r>
      <w:r>
        <w:rPr>
          <w:noProof/>
        </w:rPr>
        <w:t>8</w:t>
      </w:r>
      <w:r>
        <w:rPr>
          <w:noProof/>
          <w:szCs w:val="24"/>
        </w:rP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Optima">
    <w:panose1 w:val="02000503060000020004"/>
    <w:charset w:val="00"/>
    <w:family w:val="auto"/>
    <w:pitch w:val="variable"/>
    <w:sig w:usb0="80000067"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WP MathExtendedA">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0000000000000000000"/>
    <w:charset w:val="4D"/>
    <w:family w:val="roman"/>
    <w:notTrueType/>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07982" w14:textId="7F407FDF" w:rsidR="00D1666C" w:rsidRDefault="00D1666C" w:rsidP="00883DB4">
    <w:pPr>
      <w:pStyle w:val="Footer"/>
      <w:jc w:val="center"/>
    </w:pPr>
    <w:r>
      <w:fldChar w:fldCharType="begin"/>
    </w:r>
    <w:r>
      <w:instrText xml:space="preserve"> PAGE   \* MERGEFORMAT </w:instrText>
    </w:r>
    <w:r>
      <w:fldChar w:fldCharType="separate"/>
    </w:r>
    <w:r w:rsidR="00CE0AEA">
      <w:rPr>
        <w:noProof/>
      </w:rPr>
      <w:t>4</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E0ABE" w14:textId="77777777" w:rsidR="00D1666C" w:rsidRDefault="00D1666C" w:rsidP="0051483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45EDD90" w14:textId="77777777" w:rsidR="00D1666C" w:rsidRDefault="00D1666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25365" w14:textId="77777777" w:rsidR="00D1666C" w:rsidRDefault="00D1666C" w:rsidP="00F500A7">
    <w:pPr>
      <w:pStyle w:val="Footer"/>
      <w:framePr w:wrap="around" w:vAnchor="text" w:hAnchor="page" w:x="6022" w:y="-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7C63CDC" w14:textId="77777777" w:rsidR="00D1666C" w:rsidRDefault="00D1666C" w:rsidP="00F500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B52FCD" w14:textId="77777777" w:rsidR="00552849" w:rsidRDefault="00552849">
      <w:r>
        <w:separator/>
      </w:r>
    </w:p>
    <w:p w14:paraId="6CF788E9" w14:textId="77777777" w:rsidR="00552849" w:rsidRDefault="00552849"/>
  </w:footnote>
  <w:footnote w:type="continuationSeparator" w:id="0">
    <w:p w14:paraId="5DC2A433" w14:textId="77777777" w:rsidR="00552849" w:rsidRDefault="00552849">
      <w:r>
        <w:continuationSeparator/>
      </w:r>
    </w:p>
    <w:p w14:paraId="0F221943" w14:textId="77777777" w:rsidR="00552849" w:rsidRDefault="0055284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D734" w14:textId="585E8656" w:rsidR="00D33643" w:rsidRDefault="00D33643" w:rsidP="00883DB4">
    <w:pPr>
      <w:pStyle w:val="Header"/>
      <w:jc w:val="center"/>
    </w:pPr>
    <w:r w:rsidRPr="00D33643">
      <w:t xml:space="preserve">2015 REGION IV SOILS CONTEST GUIDELINES </w:t>
    </w:r>
    <w:r>
      <w:t>-- Final v7</w:t>
    </w:r>
  </w:p>
  <w:p w14:paraId="043DDC6A" w14:textId="0C8475F3" w:rsidR="00D33643" w:rsidRDefault="00D33643">
    <w:pPr>
      <w:pStyle w:val="Header"/>
    </w:pPr>
    <w:r>
      <w:rPr>
        <w:noProof/>
      </w:rPr>
      <mc:AlternateContent>
        <mc:Choice Requires="wps">
          <w:drawing>
            <wp:anchor distT="0" distB="0" distL="114300" distR="114300" simplePos="0" relativeHeight="251659264" behindDoc="0" locked="0" layoutInCell="1" allowOverlap="1" wp14:anchorId="40679316" wp14:editId="689C89C7">
              <wp:simplePos x="0" y="0"/>
              <wp:positionH relativeFrom="column">
                <wp:posOffset>0</wp:posOffset>
              </wp:positionH>
              <wp:positionV relativeFrom="paragraph">
                <wp:posOffset>74930</wp:posOffset>
              </wp:positionV>
              <wp:extent cx="5257800" cy="0"/>
              <wp:effectExtent l="50800" t="25400" r="76200" b="101600"/>
              <wp:wrapNone/>
              <wp:docPr id="2" name="Straight Connector 2"/>
              <wp:cNvGraphicFramePr/>
              <a:graphic xmlns:a="http://schemas.openxmlformats.org/drawingml/2006/main">
                <a:graphicData uri="http://schemas.microsoft.com/office/word/2010/wordprocessingShape">
                  <wps:wsp>
                    <wps:cNvCnPr/>
                    <wps:spPr>
                      <a:xfrm>
                        <a:off x="0" y="0"/>
                        <a:ext cx="52578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pt" to="414pt,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" strokecolor="#4f81bd [3204]" strokeweight="2pt">
              <v:shadow on="t" opacity="24903f" mv:blur="40000f" origin=",.5" offset="0,20000emu"/>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B1C67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024990A"/>
    <w:lvl w:ilvl="0">
      <w:start w:val="1"/>
      <w:numFmt w:val="decimal"/>
      <w:lvlText w:val="%1."/>
      <w:lvlJc w:val="left"/>
      <w:pPr>
        <w:tabs>
          <w:tab w:val="num" w:pos="1800"/>
        </w:tabs>
        <w:ind w:left="1800" w:hanging="360"/>
      </w:pPr>
    </w:lvl>
  </w:abstractNum>
  <w:abstractNum w:abstractNumId="2">
    <w:nsid w:val="FFFFFF7D"/>
    <w:multiLevelType w:val="singleLevel"/>
    <w:tmpl w:val="8C8E9E0C"/>
    <w:lvl w:ilvl="0">
      <w:start w:val="1"/>
      <w:numFmt w:val="decimal"/>
      <w:lvlText w:val="%1."/>
      <w:lvlJc w:val="left"/>
      <w:pPr>
        <w:tabs>
          <w:tab w:val="num" w:pos="1440"/>
        </w:tabs>
        <w:ind w:left="1440" w:hanging="360"/>
      </w:pPr>
    </w:lvl>
  </w:abstractNum>
  <w:abstractNum w:abstractNumId="3">
    <w:nsid w:val="FFFFFF7E"/>
    <w:multiLevelType w:val="singleLevel"/>
    <w:tmpl w:val="D63EC98C"/>
    <w:lvl w:ilvl="0">
      <w:start w:val="1"/>
      <w:numFmt w:val="decimal"/>
      <w:lvlText w:val="%1."/>
      <w:lvlJc w:val="left"/>
      <w:pPr>
        <w:tabs>
          <w:tab w:val="num" w:pos="1080"/>
        </w:tabs>
        <w:ind w:left="1080" w:hanging="360"/>
      </w:pPr>
    </w:lvl>
  </w:abstractNum>
  <w:abstractNum w:abstractNumId="4">
    <w:nsid w:val="FFFFFF7F"/>
    <w:multiLevelType w:val="singleLevel"/>
    <w:tmpl w:val="6E9A88BA"/>
    <w:lvl w:ilvl="0">
      <w:start w:val="1"/>
      <w:numFmt w:val="decimal"/>
      <w:lvlText w:val="%1."/>
      <w:lvlJc w:val="left"/>
      <w:pPr>
        <w:tabs>
          <w:tab w:val="num" w:pos="720"/>
        </w:tabs>
        <w:ind w:left="720" w:hanging="360"/>
      </w:pPr>
    </w:lvl>
  </w:abstractNum>
  <w:abstractNum w:abstractNumId="5">
    <w:nsid w:val="FFFFFF80"/>
    <w:multiLevelType w:val="singleLevel"/>
    <w:tmpl w:val="6338E00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E92719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ACD4DDA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EDCE9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8A21C3C"/>
    <w:lvl w:ilvl="0">
      <w:start w:val="1"/>
      <w:numFmt w:val="decimal"/>
      <w:lvlText w:val="%1."/>
      <w:lvlJc w:val="left"/>
      <w:pPr>
        <w:tabs>
          <w:tab w:val="num" w:pos="360"/>
        </w:tabs>
        <w:ind w:left="360" w:hanging="360"/>
      </w:pPr>
    </w:lvl>
  </w:abstractNum>
  <w:abstractNum w:abstractNumId="10">
    <w:nsid w:val="FFFFFF89"/>
    <w:multiLevelType w:val="singleLevel"/>
    <w:tmpl w:val="C5746784"/>
    <w:lvl w:ilvl="0">
      <w:start w:val="1"/>
      <w:numFmt w:val="bullet"/>
      <w:lvlText w:val=""/>
      <w:lvlJc w:val="left"/>
      <w:pPr>
        <w:tabs>
          <w:tab w:val="num" w:pos="360"/>
        </w:tabs>
        <w:ind w:left="360" w:hanging="360"/>
      </w:pPr>
      <w:rPr>
        <w:rFonts w:ascii="Symbol" w:hAnsi="Symbol" w:hint="default"/>
      </w:rPr>
    </w:lvl>
  </w:abstractNum>
  <w:abstractNum w:abstractNumId="11">
    <w:nsid w:val="036318CB"/>
    <w:multiLevelType w:val="hybridMultilevel"/>
    <w:tmpl w:val="C80E5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895259"/>
    <w:multiLevelType w:val="hybridMultilevel"/>
    <w:tmpl w:val="0012264C"/>
    <w:lvl w:ilvl="0" w:tplc="C5C6F89C">
      <w:start w:val="1"/>
      <w:numFmt w:val="lowerLetter"/>
      <w:lvlText w:val="%1."/>
      <w:lvlJc w:val="left"/>
      <w:pPr>
        <w:tabs>
          <w:tab w:val="num" w:pos="1980"/>
        </w:tabs>
        <w:ind w:left="1980" w:hanging="360"/>
      </w:pPr>
      <w:rPr>
        <w:rFonts w:hint="default"/>
      </w:rPr>
    </w:lvl>
    <w:lvl w:ilvl="1" w:tplc="3EB8667A" w:tentative="1">
      <w:start w:val="1"/>
      <w:numFmt w:val="lowerLetter"/>
      <w:lvlText w:val="%2."/>
      <w:lvlJc w:val="left"/>
      <w:pPr>
        <w:tabs>
          <w:tab w:val="num" w:pos="2700"/>
        </w:tabs>
        <w:ind w:left="2700" w:hanging="360"/>
      </w:pPr>
    </w:lvl>
    <w:lvl w:ilvl="2" w:tplc="EBF486DA" w:tentative="1">
      <w:start w:val="1"/>
      <w:numFmt w:val="lowerRoman"/>
      <w:lvlText w:val="%3."/>
      <w:lvlJc w:val="right"/>
      <w:pPr>
        <w:tabs>
          <w:tab w:val="num" w:pos="3420"/>
        </w:tabs>
        <w:ind w:left="3420" w:hanging="180"/>
      </w:pPr>
    </w:lvl>
    <w:lvl w:ilvl="3" w:tplc="E256C30C" w:tentative="1">
      <w:start w:val="1"/>
      <w:numFmt w:val="decimal"/>
      <w:lvlText w:val="%4."/>
      <w:lvlJc w:val="left"/>
      <w:pPr>
        <w:tabs>
          <w:tab w:val="num" w:pos="4140"/>
        </w:tabs>
        <w:ind w:left="4140" w:hanging="360"/>
      </w:pPr>
    </w:lvl>
    <w:lvl w:ilvl="4" w:tplc="4E86BF34" w:tentative="1">
      <w:start w:val="1"/>
      <w:numFmt w:val="lowerLetter"/>
      <w:lvlText w:val="%5."/>
      <w:lvlJc w:val="left"/>
      <w:pPr>
        <w:tabs>
          <w:tab w:val="num" w:pos="4860"/>
        </w:tabs>
        <w:ind w:left="4860" w:hanging="360"/>
      </w:pPr>
    </w:lvl>
    <w:lvl w:ilvl="5" w:tplc="B980D616" w:tentative="1">
      <w:start w:val="1"/>
      <w:numFmt w:val="lowerRoman"/>
      <w:lvlText w:val="%6."/>
      <w:lvlJc w:val="right"/>
      <w:pPr>
        <w:tabs>
          <w:tab w:val="num" w:pos="5580"/>
        </w:tabs>
        <w:ind w:left="5580" w:hanging="180"/>
      </w:pPr>
    </w:lvl>
    <w:lvl w:ilvl="6" w:tplc="B1E40F86" w:tentative="1">
      <w:start w:val="1"/>
      <w:numFmt w:val="decimal"/>
      <w:lvlText w:val="%7."/>
      <w:lvlJc w:val="left"/>
      <w:pPr>
        <w:tabs>
          <w:tab w:val="num" w:pos="6300"/>
        </w:tabs>
        <w:ind w:left="6300" w:hanging="360"/>
      </w:pPr>
    </w:lvl>
    <w:lvl w:ilvl="7" w:tplc="E9805600" w:tentative="1">
      <w:start w:val="1"/>
      <w:numFmt w:val="lowerLetter"/>
      <w:lvlText w:val="%8."/>
      <w:lvlJc w:val="left"/>
      <w:pPr>
        <w:tabs>
          <w:tab w:val="num" w:pos="7020"/>
        </w:tabs>
        <w:ind w:left="7020" w:hanging="360"/>
      </w:pPr>
    </w:lvl>
    <w:lvl w:ilvl="8" w:tplc="8EE8CA10" w:tentative="1">
      <w:start w:val="1"/>
      <w:numFmt w:val="lowerRoman"/>
      <w:lvlText w:val="%9."/>
      <w:lvlJc w:val="right"/>
      <w:pPr>
        <w:tabs>
          <w:tab w:val="num" w:pos="7740"/>
        </w:tabs>
        <w:ind w:left="7740" w:hanging="180"/>
      </w:pPr>
    </w:lvl>
  </w:abstractNum>
  <w:abstractNum w:abstractNumId="13">
    <w:nsid w:val="0BAF6447"/>
    <w:multiLevelType w:val="hybridMultilevel"/>
    <w:tmpl w:val="6C88312C"/>
    <w:lvl w:ilvl="0" w:tplc="A9745558">
      <w:start w:val="20"/>
      <w:numFmt w:val="bullet"/>
      <w:lvlText w:val=""/>
      <w:lvlJc w:val="left"/>
      <w:pPr>
        <w:ind w:left="1905" w:hanging="360"/>
      </w:pPr>
      <w:rPr>
        <w:rFonts w:ascii="Wingdings" w:eastAsia="Times New Roman" w:hAnsi="Wingdings" w:cs="Times New Roman"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14">
    <w:nsid w:val="11604BB4"/>
    <w:multiLevelType w:val="hybridMultilevel"/>
    <w:tmpl w:val="EE1E86AA"/>
    <w:lvl w:ilvl="0" w:tplc="D8106332">
      <w:start w:val="2"/>
      <w:numFmt w:val="upperRoman"/>
      <w:lvlText w:val="%1."/>
      <w:lvlJc w:val="left"/>
      <w:pPr>
        <w:tabs>
          <w:tab w:val="num" w:pos="1080"/>
        </w:tabs>
        <w:ind w:left="1080" w:hanging="720"/>
      </w:pPr>
      <w:rPr>
        <w:rFonts w:hint="default"/>
      </w:rPr>
    </w:lvl>
    <w:lvl w:ilvl="1" w:tplc="0796891E" w:tentative="1">
      <w:start w:val="1"/>
      <w:numFmt w:val="lowerLetter"/>
      <w:lvlText w:val="%2."/>
      <w:lvlJc w:val="left"/>
      <w:pPr>
        <w:tabs>
          <w:tab w:val="num" w:pos="1440"/>
        </w:tabs>
        <w:ind w:left="1440" w:hanging="360"/>
      </w:pPr>
    </w:lvl>
    <w:lvl w:ilvl="2" w:tplc="B602E0FC" w:tentative="1">
      <w:start w:val="1"/>
      <w:numFmt w:val="lowerRoman"/>
      <w:lvlText w:val="%3."/>
      <w:lvlJc w:val="right"/>
      <w:pPr>
        <w:tabs>
          <w:tab w:val="num" w:pos="2160"/>
        </w:tabs>
        <w:ind w:left="2160" w:hanging="180"/>
      </w:pPr>
    </w:lvl>
    <w:lvl w:ilvl="3" w:tplc="D084FC8A" w:tentative="1">
      <w:start w:val="1"/>
      <w:numFmt w:val="decimal"/>
      <w:lvlText w:val="%4."/>
      <w:lvlJc w:val="left"/>
      <w:pPr>
        <w:tabs>
          <w:tab w:val="num" w:pos="2880"/>
        </w:tabs>
        <w:ind w:left="2880" w:hanging="360"/>
      </w:pPr>
    </w:lvl>
    <w:lvl w:ilvl="4" w:tplc="EBA84D08" w:tentative="1">
      <w:start w:val="1"/>
      <w:numFmt w:val="lowerLetter"/>
      <w:lvlText w:val="%5."/>
      <w:lvlJc w:val="left"/>
      <w:pPr>
        <w:tabs>
          <w:tab w:val="num" w:pos="3600"/>
        </w:tabs>
        <w:ind w:left="3600" w:hanging="360"/>
      </w:pPr>
    </w:lvl>
    <w:lvl w:ilvl="5" w:tplc="A26EE798" w:tentative="1">
      <w:start w:val="1"/>
      <w:numFmt w:val="lowerRoman"/>
      <w:lvlText w:val="%6."/>
      <w:lvlJc w:val="right"/>
      <w:pPr>
        <w:tabs>
          <w:tab w:val="num" w:pos="4320"/>
        </w:tabs>
        <w:ind w:left="4320" w:hanging="180"/>
      </w:pPr>
    </w:lvl>
    <w:lvl w:ilvl="6" w:tplc="34C266AA" w:tentative="1">
      <w:start w:val="1"/>
      <w:numFmt w:val="decimal"/>
      <w:lvlText w:val="%7."/>
      <w:lvlJc w:val="left"/>
      <w:pPr>
        <w:tabs>
          <w:tab w:val="num" w:pos="5040"/>
        </w:tabs>
        <w:ind w:left="5040" w:hanging="360"/>
      </w:pPr>
    </w:lvl>
    <w:lvl w:ilvl="7" w:tplc="044E8104" w:tentative="1">
      <w:start w:val="1"/>
      <w:numFmt w:val="lowerLetter"/>
      <w:lvlText w:val="%8."/>
      <w:lvlJc w:val="left"/>
      <w:pPr>
        <w:tabs>
          <w:tab w:val="num" w:pos="5760"/>
        </w:tabs>
        <w:ind w:left="5760" w:hanging="360"/>
      </w:pPr>
    </w:lvl>
    <w:lvl w:ilvl="8" w:tplc="11D69132" w:tentative="1">
      <w:start w:val="1"/>
      <w:numFmt w:val="lowerRoman"/>
      <w:lvlText w:val="%9."/>
      <w:lvlJc w:val="right"/>
      <w:pPr>
        <w:tabs>
          <w:tab w:val="num" w:pos="6480"/>
        </w:tabs>
        <w:ind w:left="6480" w:hanging="180"/>
      </w:pPr>
    </w:lvl>
  </w:abstractNum>
  <w:abstractNum w:abstractNumId="15">
    <w:nsid w:val="155F21A4"/>
    <w:multiLevelType w:val="hybridMultilevel"/>
    <w:tmpl w:val="9D7C0B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990647F"/>
    <w:multiLevelType w:val="hybridMultilevel"/>
    <w:tmpl w:val="A75E5DA6"/>
    <w:lvl w:ilvl="0" w:tplc="AB1CF1F2">
      <w:start w:val="1"/>
      <w:numFmt w:val="upperRoman"/>
      <w:lvlText w:val="%1."/>
      <w:lvlJc w:val="left"/>
      <w:pPr>
        <w:tabs>
          <w:tab w:val="num" w:pos="1080"/>
        </w:tabs>
        <w:ind w:left="1080" w:hanging="720"/>
      </w:pPr>
      <w:rPr>
        <w:rFonts w:hint="default"/>
      </w:rPr>
    </w:lvl>
    <w:lvl w:ilvl="1" w:tplc="9372E944" w:tentative="1">
      <w:start w:val="1"/>
      <w:numFmt w:val="lowerLetter"/>
      <w:lvlText w:val="%2."/>
      <w:lvlJc w:val="left"/>
      <w:pPr>
        <w:tabs>
          <w:tab w:val="num" w:pos="1440"/>
        </w:tabs>
        <w:ind w:left="1440" w:hanging="360"/>
      </w:pPr>
    </w:lvl>
    <w:lvl w:ilvl="2" w:tplc="6B0070DC" w:tentative="1">
      <w:start w:val="1"/>
      <w:numFmt w:val="lowerRoman"/>
      <w:lvlText w:val="%3."/>
      <w:lvlJc w:val="right"/>
      <w:pPr>
        <w:tabs>
          <w:tab w:val="num" w:pos="2160"/>
        </w:tabs>
        <w:ind w:left="2160" w:hanging="180"/>
      </w:pPr>
    </w:lvl>
    <w:lvl w:ilvl="3" w:tplc="4B10F55E" w:tentative="1">
      <w:start w:val="1"/>
      <w:numFmt w:val="decimal"/>
      <w:lvlText w:val="%4."/>
      <w:lvlJc w:val="left"/>
      <w:pPr>
        <w:tabs>
          <w:tab w:val="num" w:pos="2880"/>
        </w:tabs>
        <w:ind w:left="2880" w:hanging="360"/>
      </w:pPr>
    </w:lvl>
    <w:lvl w:ilvl="4" w:tplc="E1007EA4" w:tentative="1">
      <w:start w:val="1"/>
      <w:numFmt w:val="lowerLetter"/>
      <w:lvlText w:val="%5."/>
      <w:lvlJc w:val="left"/>
      <w:pPr>
        <w:tabs>
          <w:tab w:val="num" w:pos="3600"/>
        </w:tabs>
        <w:ind w:left="3600" w:hanging="360"/>
      </w:pPr>
    </w:lvl>
    <w:lvl w:ilvl="5" w:tplc="CEFE9DC0" w:tentative="1">
      <w:start w:val="1"/>
      <w:numFmt w:val="lowerRoman"/>
      <w:lvlText w:val="%6."/>
      <w:lvlJc w:val="right"/>
      <w:pPr>
        <w:tabs>
          <w:tab w:val="num" w:pos="4320"/>
        </w:tabs>
        <w:ind w:left="4320" w:hanging="180"/>
      </w:pPr>
    </w:lvl>
    <w:lvl w:ilvl="6" w:tplc="63B4562E" w:tentative="1">
      <w:start w:val="1"/>
      <w:numFmt w:val="decimal"/>
      <w:lvlText w:val="%7."/>
      <w:lvlJc w:val="left"/>
      <w:pPr>
        <w:tabs>
          <w:tab w:val="num" w:pos="5040"/>
        </w:tabs>
        <w:ind w:left="5040" w:hanging="360"/>
      </w:pPr>
    </w:lvl>
    <w:lvl w:ilvl="7" w:tplc="A4106ECA" w:tentative="1">
      <w:start w:val="1"/>
      <w:numFmt w:val="lowerLetter"/>
      <w:lvlText w:val="%8."/>
      <w:lvlJc w:val="left"/>
      <w:pPr>
        <w:tabs>
          <w:tab w:val="num" w:pos="5760"/>
        </w:tabs>
        <w:ind w:left="5760" w:hanging="360"/>
      </w:pPr>
    </w:lvl>
    <w:lvl w:ilvl="8" w:tplc="B768AECC" w:tentative="1">
      <w:start w:val="1"/>
      <w:numFmt w:val="lowerRoman"/>
      <w:lvlText w:val="%9."/>
      <w:lvlJc w:val="right"/>
      <w:pPr>
        <w:tabs>
          <w:tab w:val="num" w:pos="6480"/>
        </w:tabs>
        <w:ind w:left="6480" w:hanging="180"/>
      </w:pPr>
    </w:lvl>
  </w:abstractNum>
  <w:abstractNum w:abstractNumId="17">
    <w:nsid w:val="1A6A7BDA"/>
    <w:multiLevelType w:val="hybridMultilevel"/>
    <w:tmpl w:val="751050B4"/>
    <w:lvl w:ilvl="0" w:tplc="6AD880DE">
      <w:start w:val="1"/>
      <w:numFmt w:val="upperRoman"/>
      <w:lvlText w:val="%1."/>
      <w:lvlJc w:val="left"/>
      <w:pPr>
        <w:tabs>
          <w:tab w:val="num" w:pos="1080"/>
        </w:tabs>
        <w:ind w:left="1080" w:hanging="720"/>
      </w:pPr>
      <w:rPr>
        <w:rFonts w:hint="default"/>
      </w:rPr>
    </w:lvl>
    <w:lvl w:ilvl="1" w:tplc="2662092A" w:tentative="1">
      <w:start w:val="1"/>
      <w:numFmt w:val="lowerLetter"/>
      <w:lvlText w:val="%2."/>
      <w:lvlJc w:val="left"/>
      <w:pPr>
        <w:tabs>
          <w:tab w:val="num" w:pos="1440"/>
        </w:tabs>
        <w:ind w:left="1440" w:hanging="360"/>
      </w:pPr>
    </w:lvl>
    <w:lvl w:ilvl="2" w:tplc="ED36C2DA" w:tentative="1">
      <w:start w:val="1"/>
      <w:numFmt w:val="lowerRoman"/>
      <w:lvlText w:val="%3."/>
      <w:lvlJc w:val="right"/>
      <w:pPr>
        <w:tabs>
          <w:tab w:val="num" w:pos="2160"/>
        </w:tabs>
        <w:ind w:left="2160" w:hanging="180"/>
      </w:pPr>
    </w:lvl>
    <w:lvl w:ilvl="3" w:tplc="C7E2C93E" w:tentative="1">
      <w:start w:val="1"/>
      <w:numFmt w:val="decimal"/>
      <w:lvlText w:val="%4."/>
      <w:lvlJc w:val="left"/>
      <w:pPr>
        <w:tabs>
          <w:tab w:val="num" w:pos="2880"/>
        </w:tabs>
        <w:ind w:left="2880" w:hanging="360"/>
      </w:pPr>
    </w:lvl>
    <w:lvl w:ilvl="4" w:tplc="01CAFFA0" w:tentative="1">
      <w:start w:val="1"/>
      <w:numFmt w:val="lowerLetter"/>
      <w:lvlText w:val="%5."/>
      <w:lvlJc w:val="left"/>
      <w:pPr>
        <w:tabs>
          <w:tab w:val="num" w:pos="3600"/>
        </w:tabs>
        <w:ind w:left="3600" w:hanging="360"/>
      </w:pPr>
    </w:lvl>
    <w:lvl w:ilvl="5" w:tplc="32427324" w:tentative="1">
      <w:start w:val="1"/>
      <w:numFmt w:val="lowerRoman"/>
      <w:lvlText w:val="%6."/>
      <w:lvlJc w:val="right"/>
      <w:pPr>
        <w:tabs>
          <w:tab w:val="num" w:pos="4320"/>
        </w:tabs>
        <w:ind w:left="4320" w:hanging="180"/>
      </w:pPr>
    </w:lvl>
    <w:lvl w:ilvl="6" w:tplc="B5FC0DA4" w:tentative="1">
      <w:start w:val="1"/>
      <w:numFmt w:val="decimal"/>
      <w:lvlText w:val="%7."/>
      <w:lvlJc w:val="left"/>
      <w:pPr>
        <w:tabs>
          <w:tab w:val="num" w:pos="5040"/>
        </w:tabs>
        <w:ind w:left="5040" w:hanging="360"/>
      </w:pPr>
    </w:lvl>
    <w:lvl w:ilvl="7" w:tplc="9EFE0A8E" w:tentative="1">
      <w:start w:val="1"/>
      <w:numFmt w:val="lowerLetter"/>
      <w:lvlText w:val="%8."/>
      <w:lvlJc w:val="left"/>
      <w:pPr>
        <w:tabs>
          <w:tab w:val="num" w:pos="5760"/>
        </w:tabs>
        <w:ind w:left="5760" w:hanging="360"/>
      </w:pPr>
    </w:lvl>
    <w:lvl w:ilvl="8" w:tplc="4EA6B3F8" w:tentative="1">
      <w:start w:val="1"/>
      <w:numFmt w:val="lowerRoman"/>
      <w:lvlText w:val="%9."/>
      <w:lvlJc w:val="right"/>
      <w:pPr>
        <w:tabs>
          <w:tab w:val="num" w:pos="6480"/>
        </w:tabs>
        <w:ind w:left="6480" w:hanging="180"/>
      </w:pPr>
    </w:lvl>
  </w:abstractNum>
  <w:abstractNum w:abstractNumId="18">
    <w:nsid w:val="1F0669F7"/>
    <w:multiLevelType w:val="hybridMultilevel"/>
    <w:tmpl w:val="DB002E96"/>
    <w:lvl w:ilvl="0" w:tplc="DC264DF8">
      <w:start w:val="1"/>
      <w:numFmt w:val="upperRoman"/>
      <w:lvlText w:val="%1."/>
      <w:lvlJc w:val="left"/>
      <w:pPr>
        <w:tabs>
          <w:tab w:val="num" w:pos="1080"/>
        </w:tabs>
        <w:ind w:left="1080" w:hanging="720"/>
      </w:pPr>
      <w:rPr>
        <w:rFonts w:hint="default"/>
      </w:rPr>
    </w:lvl>
    <w:lvl w:ilvl="1" w:tplc="B764FD76" w:tentative="1">
      <w:start w:val="1"/>
      <w:numFmt w:val="lowerLetter"/>
      <w:lvlText w:val="%2."/>
      <w:lvlJc w:val="left"/>
      <w:pPr>
        <w:tabs>
          <w:tab w:val="num" w:pos="1440"/>
        </w:tabs>
        <w:ind w:left="1440" w:hanging="360"/>
      </w:pPr>
    </w:lvl>
    <w:lvl w:ilvl="2" w:tplc="400A21E6" w:tentative="1">
      <w:start w:val="1"/>
      <w:numFmt w:val="lowerRoman"/>
      <w:lvlText w:val="%3."/>
      <w:lvlJc w:val="right"/>
      <w:pPr>
        <w:tabs>
          <w:tab w:val="num" w:pos="2160"/>
        </w:tabs>
        <w:ind w:left="2160" w:hanging="180"/>
      </w:pPr>
    </w:lvl>
    <w:lvl w:ilvl="3" w:tplc="FFF4FAEA" w:tentative="1">
      <w:start w:val="1"/>
      <w:numFmt w:val="decimal"/>
      <w:lvlText w:val="%4."/>
      <w:lvlJc w:val="left"/>
      <w:pPr>
        <w:tabs>
          <w:tab w:val="num" w:pos="2880"/>
        </w:tabs>
        <w:ind w:left="2880" w:hanging="360"/>
      </w:pPr>
    </w:lvl>
    <w:lvl w:ilvl="4" w:tplc="A3988516" w:tentative="1">
      <w:start w:val="1"/>
      <w:numFmt w:val="lowerLetter"/>
      <w:lvlText w:val="%5."/>
      <w:lvlJc w:val="left"/>
      <w:pPr>
        <w:tabs>
          <w:tab w:val="num" w:pos="3600"/>
        </w:tabs>
        <w:ind w:left="3600" w:hanging="360"/>
      </w:pPr>
    </w:lvl>
    <w:lvl w:ilvl="5" w:tplc="37123236" w:tentative="1">
      <w:start w:val="1"/>
      <w:numFmt w:val="lowerRoman"/>
      <w:lvlText w:val="%6."/>
      <w:lvlJc w:val="right"/>
      <w:pPr>
        <w:tabs>
          <w:tab w:val="num" w:pos="4320"/>
        </w:tabs>
        <w:ind w:left="4320" w:hanging="180"/>
      </w:pPr>
    </w:lvl>
    <w:lvl w:ilvl="6" w:tplc="BD644B7A" w:tentative="1">
      <w:start w:val="1"/>
      <w:numFmt w:val="decimal"/>
      <w:lvlText w:val="%7."/>
      <w:lvlJc w:val="left"/>
      <w:pPr>
        <w:tabs>
          <w:tab w:val="num" w:pos="5040"/>
        </w:tabs>
        <w:ind w:left="5040" w:hanging="360"/>
      </w:pPr>
    </w:lvl>
    <w:lvl w:ilvl="7" w:tplc="0D4A0CFE" w:tentative="1">
      <w:start w:val="1"/>
      <w:numFmt w:val="lowerLetter"/>
      <w:lvlText w:val="%8."/>
      <w:lvlJc w:val="left"/>
      <w:pPr>
        <w:tabs>
          <w:tab w:val="num" w:pos="5760"/>
        </w:tabs>
        <w:ind w:left="5760" w:hanging="360"/>
      </w:pPr>
    </w:lvl>
    <w:lvl w:ilvl="8" w:tplc="DA60353E" w:tentative="1">
      <w:start w:val="1"/>
      <w:numFmt w:val="lowerRoman"/>
      <w:lvlText w:val="%9."/>
      <w:lvlJc w:val="right"/>
      <w:pPr>
        <w:tabs>
          <w:tab w:val="num" w:pos="6480"/>
        </w:tabs>
        <w:ind w:left="6480" w:hanging="180"/>
      </w:pPr>
    </w:lvl>
  </w:abstractNum>
  <w:abstractNum w:abstractNumId="19">
    <w:nsid w:val="20673F84"/>
    <w:multiLevelType w:val="hybridMultilevel"/>
    <w:tmpl w:val="F49EEABA"/>
    <w:lvl w:ilvl="0" w:tplc="36140610">
      <w:start w:val="1"/>
      <w:numFmt w:val="decimal"/>
      <w:lvlText w:val="%1)"/>
      <w:lvlJc w:val="left"/>
      <w:pPr>
        <w:ind w:left="6840" w:hanging="39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nsid w:val="216A1199"/>
    <w:multiLevelType w:val="singleLevel"/>
    <w:tmpl w:val="0409000F"/>
    <w:lvl w:ilvl="0">
      <w:start w:val="1"/>
      <w:numFmt w:val="decimal"/>
      <w:lvlText w:val="%1."/>
      <w:lvlJc w:val="left"/>
      <w:pPr>
        <w:tabs>
          <w:tab w:val="num" w:pos="360"/>
        </w:tabs>
        <w:ind w:left="360" w:hanging="360"/>
      </w:pPr>
    </w:lvl>
  </w:abstractNum>
  <w:abstractNum w:abstractNumId="21">
    <w:nsid w:val="22CD5282"/>
    <w:multiLevelType w:val="multilevel"/>
    <w:tmpl w:val="362C8F3C"/>
    <w:lvl w:ilvl="0">
      <w:start w:val="20"/>
      <w:numFmt w:val="decimal"/>
      <w:lvlText w:val="%1"/>
      <w:lvlJc w:val="left"/>
      <w:pPr>
        <w:ind w:left="555" w:hanging="555"/>
      </w:pPr>
      <w:rPr>
        <w:rFonts w:hint="default"/>
      </w:rPr>
    </w:lvl>
    <w:lvl w:ilvl="1">
      <w:start w:val="40"/>
      <w:numFmt w:val="decimal"/>
      <w:lvlText w:val="%1-%2"/>
      <w:lvlJc w:val="left"/>
      <w:pPr>
        <w:ind w:left="2100" w:hanging="555"/>
      </w:pPr>
      <w:rPr>
        <w:rFonts w:hint="default"/>
      </w:rPr>
    </w:lvl>
    <w:lvl w:ilvl="2">
      <w:start w:val="1"/>
      <w:numFmt w:val="decimal"/>
      <w:lvlText w:val="%1-%2.%3"/>
      <w:lvlJc w:val="left"/>
      <w:pPr>
        <w:ind w:left="3810" w:hanging="720"/>
      </w:pPr>
      <w:rPr>
        <w:rFonts w:hint="default"/>
      </w:rPr>
    </w:lvl>
    <w:lvl w:ilvl="3">
      <w:start w:val="1"/>
      <w:numFmt w:val="decimal"/>
      <w:lvlText w:val="%1-%2.%3.%4"/>
      <w:lvlJc w:val="left"/>
      <w:pPr>
        <w:ind w:left="5355" w:hanging="720"/>
      </w:pPr>
      <w:rPr>
        <w:rFonts w:hint="default"/>
      </w:rPr>
    </w:lvl>
    <w:lvl w:ilvl="4">
      <w:start w:val="1"/>
      <w:numFmt w:val="decimal"/>
      <w:lvlText w:val="%1-%2.%3.%4.%5"/>
      <w:lvlJc w:val="left"/>
      <w:pPr>
        <w:ind w:left="7260" w:hanging="1080"/>
      </w:pPr>
      <w:rPr>
        <w:rFonts w:hint="default"/>
      </w:rPr>
    </w:lvl>
    <w:lvl w:ilvl="5">
      <w:start w:val="1"/>
      <w:numFmt w:val="decimal"/>
      <w:lvlText w:val="%1-%2.%3.%4.%5.%6"/>
      <w:lvlJc w:val="left"/>
      <w:pPr>
        <w:ind w:left="8805" w:hanging="1080"/>
      </w:pPr>
      <w:rPr>
        <w:rFonts w:hint="default"/>
      </w:rPr>
    </w:lvl>
    <w:lvl w:ilvl="6">
      <w:start w:val="1"/>
      <w:numFmt w:val="decimal"/>
      <w:lvlText w:val="%1-%2.%3.%4.%5.%6.%7"/>
      <w:lvlJc w:val="left"/>
      <w:pPr>
        <w:ind w:left="10710" w:hanging="1440"/>
      </w:pPr>
      <w:rPr>
        <w:rFonts w:hint="default"/>
      </w:rPr>
    </w:lvl>
    <w:lvl w:ilvl="7">
      <w:start w:val="1"/>
      <w:numFmt w:val="decimal"/>
      <w:lvlText w:val="%1-%2.%3.%4.%5.%6.%7.%8"/>
      <w:lvlJc w:val="left"/>
      <w:pPr>
        <w:ind w:left="12255" w:hanging="1440"/>
      </w:pPr>
      <w:rPr>
        <w:rFonts w:hint="default"/>
      </w:rPr>
    </w:lvl>
    <w:lvl w:ilvl="8">
      <w:start w:val="1"/>
      <w:numFmt w:val="decimal"/>
      <w:lvlText w:val="%1-%2.%3.%4.%5.%6.%7.%8.%9"/>
      <w:lvlJc w:val="left"/>
      <w:pPr>
        <w:ind w:left="14160" w:hanging="1800"/>
      </w:pPr>
      <w:rPr>
        <w:rFonts w:hint="default"/>
      </w:rPr>
    </w:lvl>
  </w:abstractNum>
  <w:abstractNum w:abstractNumId="22">
    <w:nsid w:val="256F4041"/>
    <w:multiLevelType w:val="hybridMultilevel"/>
    <w:tmpl w:val="0906870C"/>
    <w:lvl w:ilvl="0" w:tplc="8B8ABF3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5C53C95"/>
    <w:multiLevelType w:val="hybridMultilevel"/>
    <w:tmpl w:val="CBC49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76B78C2"/>
    <w:multiLevelType w:val="hybridMultilevel"/>
    <w:tmpl w:val="DC5AFDE2"/>
    <w:lvl w:ilvl="0" w:tplc="1874883A">
      <w:start w:val="8"/>
      <w:numFmt w:val="decimal"/>
      <w:lvlText w:val="%1."/>
      <w:lvlJc w:val="left"/>
      <w:pPr>
        <w:tabs>
          <w:tab w:val="num" w:pos="720"/>
        </w:tabs>
        <w:ind w:left="720" w:hanging="360"/>
      </w:pPr>
      <w:rPr>
        <w:rFonts w:hint="default"/>
      </w:rPr>
    </w:lvl>
    <w:lvl w:ilvl="1" w:tplc="C3F4EAB4" w:tentative="1">
      <w:start w:val="1"/>
      <w:numFmt w:val="lowerLetter"/>
      <w:lvlText w:val="%2."/>
      <w:lvlJc w:val="left"/>
      <w:pPr>
        <w:tabs>
          <w:tab w:val="num" w:pos="1440"/>
        </w:tabs>
        <w:ind w:left="1440" w:hanging="360"/>
      </w:pPr>
    </w:lvl>
    <w:lvl w:ilvl="2" w:tplc="BDC48574" w:tentative="1">
      <w:start w:val="1"/>
      <w:numFmt w:val="lowerRoman"/>
      <w:lvlText w:val="%3."/>
      <w:lvlJc w:val="right"/>
      <w:pPr>
        <w:tabs>
          <w:tab w:val="num" w:pos="2160"/>
        </w:tabs>
        <w:ind w:left="2160" w:hanging="180"/>
      </w:pPr>
    </w:lvl>
    <w:lvl w:ilvl="3" w:tplc="1A720000" w:tentative="1">
      <w:start w:val="1"/>
      <w:numFmt w:val="decimal"/>
      <w:lvlText w:val="%4."/>
      <w:lvlJc w:val="left"/>
      <w:pPr>
        <w:tabs>
          <w:tab w:val="num" w:pos="2880"/>
        </w:tabs>
        <w:ind w:left="2880" w:hanging="360"/>
      </w:pPr>
    </w:lvl>
    <w:lvl w:ilvl="4" w:tplc="569CF454" w:tentative="1">
      <w:start w:val="1"/>
      <w:numFmt w:val="lowerLetter"/>
      <w:lvlText w:val="%5."/>
      <w:lvlJc w:val="left"/>
      <w:pPr>
        <w:tabs>
          <w:tab w:val="num" w:pos="3600"/>
        </w:tabs>
        <w:ind w:left="3600" w:hanging="360"/>
      </w:pPr>
    </w:lvl>
    <w:lvl w:ilvl="5" w:tplc="DCE4BB14" w:tentative="1">
      <w:start w:val="1"/>
      <w:numFmt w:val="lowerRoman"/>
      <w:lvlText w:val="%6."/>
      <w:lvlJc w:val="right"/>
      <w:pPr>
        <w:tabs>
          <w:tab w:val="num" w:pos="4320"/>
        </w:tabs>
        <w:ind w:left="4320" w:hanging="180"/>
      </w:pPr>
    </w:lvl>
    <w:lvl w:ilvl="6" w:tplc="A62093B4" w:tentative="1">
      <w:start w:val="1"/>
      <w:numFmt w:val="decimal"/>
      <w:lvlText w:val="%7."/>
      <w:lvlJc w:val="left"/>
      <w:pPr>
        <w:tabs>
          <w:tab w:val="num" w:pos="5040"/>
        </w:tabs>
        <w:ind w:left="5040" w:hanging="360"/>
      </w:pPr>
    </w:lvl>
    <w:lvl w:ilvl="7" w:tplc="0BAC0C34" w:tentative="1">
      <w:start w:val="1"/>
      <w:numFmt w:val="lowerLetter"/>
      <w:lvlText w:val="%8."/>
      <w:lvlJc w:val="left"/>
      <w:pPr>
        <w:tabs>
          <w:tab w:val="num" w:pos="5760"/>
        </w:tabs>
        <w:ind w:left="5760" w:hanging="360"/>
      </w:pPr>
    </w:lvl>
    <w:lvl w:ilvl="8" w:tplc="72E06F1E" w:tentative="1">
      <w:start w:val="1"/>
      <w:numFmt w:val="lowerRoman"/>
      <w:lvlText w:val="%9."/>
      <w:lvlJc w:val="right"/>
      <w:pPr>
        <w:tabs>
          <w:tab w:val="num" w:pos="6480"/>
        </w:tabs>
        <w:ind w:left="6480" w:hanging="180"/>
      </w:pPr>
    </w:lvl>
  </w:abstractNum>
  <w:abstractNum w:abstractNumId="25">
    <w:nsid w:val="29ED36B5"/>
    <w:multiLevelType w:val="hybridMultilevel"/>
    <w:tmpl w:val="D6645596"/>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4C7648B"/>
    <w:multiLevelType w:val="hybridMultilevel"/>
    <w:tmpl w:val="3FC82DA6"/>
    <w:lvl w:ilvl="0" w:tplc="AEEADD72">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58857A3"/>
    <w:multiLevelType w:val="hybridMultilevel"/>
    <w:tmpl w:val="38101966"/>
    <w:lvl w:ilvl="0" w:tplc="8F24C9AC">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61B7163"/>
    <w:multiLevelType w:val="hybridMultilevel"/>
    <w:tmpl w:val="C38A2DFA"/>
    <w:lvl w:ilvl="0" w:tplc="9AD8E410">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nsid w:val="40C32A70"/>
    <w:multiLevelType w:val="hybridMultilevel"/>
    <w:tmpl w:val="47CCA92A"/>
    <w:lvl w:ilvl="0" w:tplc="15525FD4">
      <w:start w:val="3"/>
      <w:numFmt w:val="decimal"/>
      <w:lvlText w:val="%1."/>
      <w:lvlJc w:val="left"/>
      <w:pPr>
        <w:tabs>
          <w:tab w:val="num" w:pos="720"/>
        </w:tabs>
        <w:ind w:left="720" w:hanging="360"/>
      </w:pPr>
      <w:rPr>
        <w:rFonts w:hint="default"/>
      </w:rPr>
    </w:lvl>
    <w:lvl w:ilvl="1" w:tplc="9CBED276" w:tentative="1">
      <w:start w:val="1"/>
      <w:numFmt w:val="lowerLetter"/>
      <w:lvlText w:val="%2."/>
      <w:lvlJc w:val="left"/>
      <w:pPr>
        <w:tabs>
          <w:tab w:val="num" w:pos="1440"/>
        </w:tabs>
        <w:ind w:left="1440" w:hanging="360"/>
      </w:pPr>
    </w:lvl>
    <w:lvl w:ilvl="2" w:tplc="7424E3DE" w:tentative="1">
      <w:start w:val="1"/>
      <w:numFmt w:val="lowerRoman"/>
      <w:lvlText w:val="%3."/>
      <w:lvlJc w:val="right"/>
      <w:pPr>
        <w:tabs>
          <w:tab w:val="num" w:pos="2160"/>
        </w:tabs>
        <w:ind w:left="2160" w:hanging="180"/>
      </w:pPr>
    </w:lvl>
    <w:lvl w:ilvl="3" w:tplc="60FC06A6" w:tentative="1">
      <w:start w:val="1"/>
      <w:numFmt w:val="decimal"/>
      <w:lvlText w:val="%4."/>
      <w:lvlJc w:val="left"/>
      <w:pPr>
        <w:tabs>
          <w:tab w:val="num" w:pos="2880"/>
        </w:tabs>
        <w:ind w:left="2880" w:hanging="360"/>
      </w:pPr>
    </w:lvl>
    <w:lvl w:ilvl="4" w:tplc="57E8DD94" w:tentative="1">
      <w:start w:val="1"/>
      <w:numFmt w:val="lowerLetter"/>
      <w:lvlText w:val="%5."/>
      <w:lvlJc w:val="left"/>
      <w:pPr>
        <w:tabs>
          <w:tab w:val="num" w:pos="3600"/>
        </w:tabs>
        <w:ind w:left="3600" w:hanging="360"/>
      </w:pPr>
    </w:lvl>
    <w:lvl w:ilvl="5" w:tplc="FBD6D700" w:tentative="1">
      <w:start w:val="1"/>
      <w:numFmt w:val="lowerRoman"/>
      <w:lvlText w:val="%6."/>
      <w:lvlJc w:val="right"/>
      <w:pPr>
        <w:tabs>
          <w:tab w:val="num" w:pos="4320"/>
        </w:tabs>
        <w:ind w:left="4320" w:hanging="180"/>
      </w:pPr>
    </w:lvl>
    <w:lvl w:ilvl="6" w:tplc="CB06408C" w:tentative="1">
      <w:start w:val="1"/>
      <w:numFmt w:val="decimal"/>
      <w:lvlText w:val="%7."/>
      <w:lvlJc w:val="left"/>
      <w:pPr>
        <w:tabs>
          <w:tab w:val="num" w:pos="5040"/>
        </w:tabs>
        <w:ind w:left="5040" w:hanging="360"/>
      </w:pPr>
    </w:lvl>
    <w:lvl w:ilvl="7" w:tplc="BA004442" w:tentative="1">
      <w:start w:val="1"/>
      <w:numFmt w:val="lowerLetter"/>
      <w:lvlText w:val="%8."/>
      <w:lvlJc w:val="left"/>
      <w:pPr>
        <w:tabs>
          <w:tab w:val="num" w:pos="5760"/>
        </w:tabs>
        <w:ind w:left="5760" w:hanging="360"/>
      </w:pPr>
    </w:lvl>
    <w:lvl w:ilvl="8" w:tplc="2396AE4C" w:tentative="1">
      <w:start w:val="1"/>
      <w:numFmt w:val="lowerRoman"/>
      <w:lvlText w:val="%9."/>
      <w:lvlJc w:val="right"/>
      <w:pPr>
        <w:tabs>
          <w:tab w:val="num" w:pos="6480"/>
        </w:tabs>
        <w:ind w:left="6480" w:hanging="180"/>
      </w:pPr>
    </w:lvl>
  </w:abstractNum>
  <w:abstractNum w:abstractNumId="30">
    <w:nsid w:val="41F80034"/>
    <w:multiLevelType w:val="hybridMultilevel"/>
    <w:tmpl w:val="6F7454B8"/>
    <w:lvl w:ilvl="0" w:tplc="EF2C3352">
      <w:start w:val="1"/>
      <w:numFmt w:val="upperLetter"/>
      <w:lvlText w:val="%1."/>
      <w:lvlJc w:val="left"/>
      <w:pPr>
        <w:tabs>
          <w:tab w:val="num" w:pos="720"/>
        </w:tabs>
        <w:ind w:left="720" w:hanging="360"/>
      </w:pPr>
      <w:rPr>
        <w:rFonts w:hint="default"/>
      </w:rPr>
    </w:lvl>
    <w:lvl w:ilvl="1" w:tplc="48380C56" w:tentative="1">
      <w:start w:val="1"/>
      <w:numFmt w:val="lowerLetter"/>
      <w:lvlText w:val="%2."/>
      <w:lvlJc w:val="left"/>
      <w:pPr>
        <w:tabs>
          <w:tab w:val="num" w:pos="1440"/>
        </w:tabs>
        <w:ind w:left="1440" w:hanging="360"/>
      </w:pPr>
    </w:lvl>
    <w:lvl w:ilvl="2" w:tplc="A956D312" w:tentative="1">
      <w:start w:val="1"/>
      <w:numFmt w:val="lowerRoman"/>
      <w:lvlText w:val="%3."/>
      <w:lvlJc w:val="right"/>
      <w:pPr>
        <w:tabs>
          <w:tab w:val="num" w:pos="2160"/>
        </w:tabs>
        <w:ind w:left="2160" w:hanging="180"/>
      </w:pPr>
    </w:lvl>
    <w:lvl w:ilvl="3" w:tplc="FF7CE540" w:tentative="1">
      <w:start w:val="1"/>
      <w:numFmt w:val="decimal"/>
      <w:lvlText w:val="%4."/>
      <w:lvlJc w:val="left"/>
      <w:pPr>
        <w:tabs>
          <w:tab w:val="num" w:pos="2880"/>
        </w:tabs>
        <w:ind w:left="2880" w:hanging="360"/>
      </w:pPr>
    </w:lvl>
    <w:lvl w:ilvl="4" w:tplc="77EAB834" w:tentative="1">
      <w:start w:val="1"/>
      <w:numFmt w:val="lowerLetter"/>
      <w:lvlText w:val="%5."/>
      <w:lvlJc w:val="left"/>
      <w:pPr>
        <w:tabs>
          <w:tab w:val="num" w:pos="3600"/>
        </w:tabs>
        <w:ind w:left="3600" w:hanging="360"/>
      </w:pPr>
    </w:lvl>
    <w:lvl w:ilvl="5" w:tplc="4518FDB0" w:tentative="1">
      <w:start w:val="1"/>
      <w:numFmt w:val="lowerRoman"/>
      <w:lvlText w:val="%6."/>
      <w:lvlJc w:val="right"/>
      <w:pPr>
        <w:tabs>
          <w:tab w:val="num" w:pos="4320"/>
        </w:tabs>
        <w:ind w:left="4320" w:hanging="180"/>
      </w:pPr>
    </w:lvl>
    <w:lvl w:ilvl="6" w:tplc="16120BDE" w:tentative="1">
      <w:start w:val="1"/>
      <w:numFmt w:val="decimal"/>
      <w:lvlText w:val="%7."/>
      <w:lvlJc w:val="left"/>
      <w:pPr>
        <w:tabs>
          <w:tab w:val="num" w:pos="5040"/>
        </w:tabs>
        <w:ind w:left="5040" w:hanging="360"/>
      </w:pPr>
    </w:lvl>
    <w:lvl w:ilvl="7" w:tplc="89C61142" w:tentative="1">
      <w:start w:val="1"/>
      <w:numFmt w:val="lowerLetter"/>
      <w:lvlText w:val="%8."/>
      <w:lvlJc w:val="left"/>
      <w:pPr>
        <w:tabs>
          <w:tab w:val="num" w:pos="5760"/>
        </w:tabs>
        <w:ind w:left="5760" w:hanging="360"/>
      </w:pPr>
    </w:lvl>
    <w:lvl w:ilvl="8" w:tplc="6088BEFE" w:tentative="1">
      <w:start w:val="1"/>
      <w:numFmt w:val="lowerRoman"/>
      <w:lvlText w:val="%9."/>
      <w:lvlJc w:val="right"/>
      <w:pPr>
        <w:tabs>
          <w:tab w:val="num" w:pos="6480"/>
        </w:tabs>
        <w:ind w:left="6480" w:hanging="180"/>
      </w:pPr>
    </w:lvl>
  </w:abstractNum>
  <w:abstractNum w:abstractNumId="31">
    <w:nsid w:val="4214448D"/>
    <w:multiLevelType w:val="singleLevel"/>
    <w:tmpl w:val="0409000F"/>
    <w:lvl w:ilvl="0">
      <w:start w:val="1"/>
      <w:numFmt w:val="decimal"/>
      <w:lvlText w:val="%1."/>
      <w:lvlJc w:val="left"/>
      <w:pPr>
        <w:tabs>
          <w:tab w:val="num" w:pos="360"/>
        </w:tabs>
        <w:ind w:left="360" w:hanging="360"/>
      </w:pPr>
      <w:rPr>
        <w:rFonts w:hint="default"/>
      </w:rPr>
    </w:lvl>
  </w:abstractNum>
  <w:abstractNum w:abstractNumId="32">
    <w:nsid w:val="44CA45DC"/>
    <w:multiLevelType w:val="hybridMultilevel"/>
    <w:tmpl w:val="1D047158"/>
    <w:lvl w:ilvl="0" w:tplc="51E40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AF01C62"/>
    <w:multiLevelType w:val="hybridMultilevel"/>
    <w:tmpl w:val="C734C684"/>
    <w:lvl w:ilvl="0" w:tplc="929AA17C">
      <w:start w:val="1"/>
      <w:numFmt w:val="upperRoman"/>
      <w:lvlText w:val="%1."/>
      <w:lvlJc w:val="left"/>
      <w:pPr>
        <w:tabs>
          <w:tab w:val="num" w:pos="1080"/>
        </w:tabs>
        <w:ind w:left="1080" w:hanging="720"/>
      </w:pPr>
      <w:rPr>
        <w:rFonts w:hint="default"/>
      </w:rPr>
    </w:lvl>
    <w:lvl w:ilvl="1" w:tplc="B1769F86" w:tentative="1">
      <w:start w:val="1"/>
      <w:numFmt w:val="lowerLetter"/>
      <w:lvlText w:val="%2."/>
      <w:lvlJc w:val="left"/>
      <w:pPr>
        <w:tabs>
          <w:tab w:val="num" w:pos="1440"/>
        </w:tabs>
        <w:ind w:left="1440" w:hanging="360"/>
      </w:pPr>
    </w:lvl>
    <w:lvl w:ilvl="2" w:tplc="8904F13E" w:tentative="1">
      <w:start w:val="1"/>
      <w:numFmt w:val="lowerRoman"/>
      <w:lvlText w:val="%3."/>
      <w:lvlJc w:val="right"/>
      <w:pPr>
        <w:tabs>
          <w:tab w:val="num" w:pos="2160"/>
        </w:tabs>
        <w:ind w:left="2160" w:hanging="180"/>
      </w:pPr>
    </w:lvl>
    <w:lvl w:ilvl="3" w:tplc="718ED038" w:tentative="1">
      <w:start w:val="1"/>
      <w:numFmt w:val="decimal"/>
      <w:lvlText w:val="%4."/>
      <w:lvlJc w:val="left"/>
      <w:pPr>
        <w:tabs>
          <w:tab w:val="num" w:pos="2880"/>
        </w:tabs>
        <w:ind w:left="2880" w:hanging="360"/>
      </w:pPr>
    </w:lvl>
    <w:lvl w:ilvl="4" w:tplc="87DA1E6A" w:tentative="1">
      <w:start w:val="1"/>
      <w:numFmt w:val="lowerLetter"/>
      <w:lvlText w:val="%5."/>
      <w:lvlJc w:val="left"/>
      <w:pPr>
        <w:tabs>
          <w:tab w:val="num" w:pos="3600"/>
        </w:tabs>
        <w:ind w:left="3600" w:hanging="360"/>
      </w:pPr>
    </w:lvl>
    <w:lvl w:ilvl="5" w:tplc="2D7081F0" w:tentative="1">
      <w:start w:val="1"/>
      <w:numFmt w:val="lowerRoman"/>
      <w:lvlText w:val="%6."/>
      <w:lvlJc w:val="right"/>
      <w:pPr>
        <w:tabs>
          <w:tab w:val="num" w:pos="4320"/>
        </w:tabs>
        <w:ind w:left="4320" w:hanging="180"/>
      </w:pPr>
    </w:lvl>
    <w:lvl w:ilvl="6" w:tplc="5126B6A4" w:tentative="1">
      <w:start w:val="1"/>
      <w:numFmt w:val="decimal"/>
      <w:lvlText w:val="%7."/>
      <w:lvlJc w:val="left"/>
      <w:pPr>
        <w:tabs>
          <w:tab w:val="num" w:pos="5040"/>
        </w:tabs>
        <w:ind w:left="5040" w:hanging="360"/>
      </w:pPr>
    </w:lvl>
    <w:lvl w:ilvl="7" w:tplc="4878A530" w:tentative="1">
      <w:start w:val="1"/>
      <w:numFmt w:val="lowerLetter"/>
      <w:lvlText w:val="%8."/>
      <w:lvlJc w:val="left"/>
      <w:pPr>
        <w:tabs>
          <w:tab w:val="num" w:pos="5760"/>
        </w:tabs>
        <w:ind w:left="5760" w:hanging="360"/>
      </w:pPr>
    </w:lvl>
    <w:lvl w:ilvl="8" w:tplc="A028B160" w:tentative="1">
      <w:start w:val="1"/>
      <w:numFmt w:val="lowerRoman"/>
      <w:lvlText w:val="%9."/>
      <w:lvlJc w:val="right"/>
      <w:pPr>
        <w:tabs>
          <w:tab w:val="num" w:pos="6480"/>
        </w:tabs>
        <w:ind w:left="6480" w:hanging="180"/>
      </w:pPr>
    </w:lvl>
  </w:abstractNum>
  <w:abstractNum w:abstractNumId="34">
    <w:nsid w:val="4C2978BD"/>
    <w:multiLevelType w:val="hybridMultilevel"/>
    <w:tmpl w:val="9CD62FB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4D975353"/>
    <w:multiLevelType w:val="hybridMultilevel"/>
    <w:tmpl w:val="BF9C56B0"/>
    <w:lvl w:ilvl="0" w:tplc="C526E43E">
      <w:start w:val="1"/>
      <w:numFmt w:val="decimal"/>
      <w:lvlText w:val="%1."/>
      <w:lvlJc w:val="left"/>
      <w:pPr>
        <w:tabs>
          <w:tab w:val="num" w:pos="720"/>
        </w:tabs>
        <w:ind w:left="720" w:hanging="360"/>
      </w:pPr>
      <w:rPr>
        <w:rFonts w:hint="default"/>
      </w:rPr>
    </w:lvl>
    <w:lvl w:ilvl="1" w:tplc="C04845D8" w:tentative="1">
      <w:start w:val="1"/>
      <w:numFmt w:val="lowerLetter"/>
      <w:lvlText w:val="%2."/>
      <w:lvlJc w:val="left"/>
      <w:pPr>
        <w:tabs>
          <w:tab w:val="num" w:pos="1440"/>
        </w:tabs>
        <w:ind w:left="1440" w:hanging="360"/>
      </w:pPr>
    </w:lvl>
    <w:lvl w:ilvl="2" w:tplc="F3A6D544" w:tentative="1">
      <w:start w:val="1"/>
      <w:numFmt w:val="lowerRoman"/>
      <w:lvlText w:val="%3."/>
      <w:lvlJc w:val="right"/>
      <w:pPr>
        <w:tabs>
          <w:tab w:val="num" w:pos="2160"/>
        </w:tabs>
        <w:ind w:left="2160" w:hanging="180"/>
      </w:pPr>
    </w:lvl>
    <w:lvl w:ilvl="3" w:tplc="369A4050" w:tentative="1">
      <w:start w:val="1"/>
      <w:numFmt w:val="decimal"/>
      <w:lvlText w:val="%4."/>
      <w:lvlJc w:val="left"/>
      <w:pPr>
        <w:tabs>
          <w:tab w:val="num" w:pos="2880"/>
        </w:tabs>
        <w:ind w:left="2880" w:hanging="360"/>
      </w:pPr>
    </w:lvl>
    <w:lvl w:ilvl="4" w:tplc="8B12C03C" w:tentative="1">
      <w:start w:val="1"/>
      <w:numFmt w:val="lowerLetter"/>
      <w:lvlText w:val="%5."/>
      <w:lvlJc w:val="left"/>
      <w:pPr>
        <w:tabs>
          <w:tab w:val="num" w:pos="3600"/>
        </w:tabs>
        <w:ind w:left="3600" w:hanging="360"/>
      </w:pPr>
    </w:lvl>
    <w:lvl w:ilvl="5" w:tplc="6CA8FDD4" w:tentative="1">
      <w:start w:val="1"/>
      <w:numFmt w:val="lowerRoman"/>
      <w:lvlText w:val="%6."/>
      <w:lvlJc w:val="right"/>
      <w:pPr>
        <w:tabs>
          <w:tab w:val="num" w:pos="4320"/>
        </w:tabs>
        <w:ind w:left="4320" w:hanging="180"/>
      </w:pPr>
    </w:lvl>
    <w:lvl w:ilvl="6" w:tplc="32986EE8" w:tentative="1">
      <w:start w:val="1"/>
      <w:numFmt w:val="decimal"/>
      <w:lvlText w:val="%7."/>
      <w:lvlJc w:val="left"/>
      <w:pPr>
        <w:tabs>
          <w:tab w:val="num" w:pos="5040"/>
        </w:tabs>
        <w:ind w:left="5040" w:hanging="360"/>
      </w:pPr>
    </w:lvl>
    <w:lvl w:ilvl="7" w:tplc="5A3C0764" w:tentative="1">
      <w:start w:val="1"/>
      <w:numFmt w:val="lowerLetter"/>
      <w:lvlText w:val="%8."/>
      <w:lvlJc w:val="left"/>
      <w:pPr>
        <w:tabs>
          <w:tab w:val="num" w:pos="5760"/>
        </w:tabs>
        <w:ind w:left="5760" w:hanging="360"/>
      </w:pPr>
    </w:lvl>
    <w:lvl w:ilvl="8" w:tplc="E1C621B4" w:tentative="1">
      <w:start w:val="1"/>
      <w:numFmt w:val="lowerRoman"/>
      <w:lvlText w:val="%9."/>
      <w:lvlJc w:val="right"/>
      <w:pPr>
        <w:tabs>
          <w:tab w:val="num" w:pos="6480"/>
        </w:tabs>
        <w:ind w:left="6480" w:hanging="180"/>
      </w:pPr>
    </w:lvl>
  </w:abstractNum>
  <w:abstractNum w:abstractNumId="36">
    <w:nsid w:val="4EA44226"/>
    <w:multiLevelType w:val="hybridMultilevel"/>
    <w:tmpl w:val="BE58AC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1880C00"/>
    <w:multiLevelType w:val="multilevel"/>
    <w:tmpl w:val="06CC0F94"/>
    <w:lvl w:ilvl="0">
      <w:numFmt w:val="decimal"/>
      <w:lvlText w:val="%1"/>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522B1042"/>
    <w:multiLevelType w:val="hybridMultilevel"/>
    <w:tmpl w:val="E58E18AA"/>
    <w:lvl w:ilvl="0" w:tplc="36140610">
      <w:start w:val="1"/>
      <w:numFmt w:val="decimal"/>
      <w:lvlText w:val="%1)"/>
      <w:lvlJc w:val="left"/>
      <w:pPr>
        <w:ind w:left="9630" w:hanging="39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39">
    <w:nsid w:val="53372A93"/>
    <w:multiLevelType w:val="singleLevel"/>
    <w:tmpl w:val="F618B7DA"/>
    <w:lvl w:ilvl="0">
      <w:start w:val="1"/>
      <w:numFmt w:val="upperLetter"/>
      <w:lvlText w:val="%1."/>
      <w:lvlJc w:val="left"/>
      <w:pPr>
        <w:tabs>
          <w:tab w:val="num" w:pos="360"/>
        </w:tabs>
        <w:ind w:left="360" w:hanging="360"/>
      </w:pPr>
      <w:rPr>
        <w:rFonts w:ascii="Arial" w:hAnsi="Arial" w:cs="Arial" w:hint="default"/>
      </w:rPr>
    </w:lvl>
  </w:abstractNum>
  <w:abstractNum w:abstractNumId="40">
    <w:nsid w:val="59A95EDD"/>
    <w:multiLevelType w:val="hybridMultilevel"/>
    <w:tmpl w:val="96502938"/>
    <w:lvl w:ilvl="0" w:tplc="853CD3FC">
      <w:start w:val="1"/>
      <w:numFmt w:val="upperLetter"/>
      <w:lvlText w:val="%1."/>
      <w:lvlJc w:val="left"/>
      <w:pPr>
        <w:tabs>
          <w:tab w:val="num" w:pos="720"/>
        </w:tabs>
        <w:ind w:left="720" w:hanging="360"/>
      </w:pPr>
      <w:rPr>
        <w:rFonts w:hint="default"/>
      </w:rPr>
    </w:lvl>
    <w:lvl w:ilvl="1" w:tplc="EB3AA10A" w:tentative="1">
      <w:start w:val="1"/>
      <w:numFmt w:val="lowerLetter"/>
      <w:lvlText w:val="%2."/>
      <w:lvlJc w:val="left"/>
      <w:pPr>
        <w:tabs>
          <w:tab w:val="num" w:pos="1440"/>
        </w:tabs>
        <w:ind w:left="1440" w:hanging="360"/>
      </w:pPr>
    </w:lvl>
    <w:lvl w:ilvl="2" w:tplc="99B683E8" w:tentative="1">
      <w:start w:val="1"/>
      <w:numFmt w:val="lowerRoman"/>
      <w:lvlText w:val="%3."/>
      <w:lvlJc w:val="right"/>
      <w:pPr>
        <w:tabs>
          <w:tab w:val="num" w:pos="2160"/>
        </w:tabs>
        <w:ind w:left="2160" w:hanging="180"/>
      </w:pPr>
    </w:lvl>
    <w:lvl w:ilvl="3" w:tplc="FFBC96B4" w:tentative="1">
      <w:start w:val="1"/>
      <w:numFmt w:val="decimal"/>
      <w:lvlText w:val="%4."/>
      <w:lvlJc w:val="left"/>
      <w:pPr>
        <w:tabs>
          <w:tab w:val="num" w:pos="2880"/>
        </w:tabs>
        <w:ind w:left="2880" w:hanging="360"/>
      </w:pPr>
    </w:lvl>
    <w:lvl w:ilvl="4" w:tplc="0680DB6A" w:tentative="1">
      <w:start w:val="1"/>
      <w:numFmt w:val="lowerLetter"/>
      <w:lvlText w:val="%5."/>
      <w:lvlJc w:val="left"/>
      <w:pPr>
        <w:tabs>
          <w:tab w:val="num" w:pos="3600"/>
        </w:tabs>
        <w:ind w:left="3600" w:hanging="360"/>
      </w:pPr>
    </w:lvl>
    <w:lvl w:ilvl="5" w:tplc="2ACEA46E" w:tentative="1">
      <w:start w:val="1"/>
      <w:numFmt w:val="lowerRoman"/>
      <w:lvlText w:val="%6."/>
      <w:lvlJc w:val="right"/>
      <w:pPr>
        <w:tabs>
          <w:tab w:val="num" w:pos="4320"/>
        </w:tabs>
        <w:ind w:left="4320" w:hanging="180"/>
      </w:pPr>
    </w:lvl>
    <w:lvl w:ilvl="6" w:tplc="98289C14" w:tentative="1">
      <w:start w:val="1"/>
      <w:numFmt w:val="decimal"/>
      <w:lvlText w:val="%7."/>
      <w:lvlJc w:val="left"/>
      <w:pPr>
        <w:tabs>
          <w:tab w:val="num" w:pos="5040"/>
        </w:tabs>
        <w:ind w:left="5040" w:hanging="360"/>
      </w:pPr>
    </w:lvl>
    <w:lvl w:ilvl="7" w:tplc="4DAAF246" w:tentative="1">
      <w:start w:val="1"/>
      <w:numFmt w:val="lowerLetter"/>
      <w:lvlText w:val="%8."/>
      <w:lvlJc w:val="left"/>
      <w:pPr>
        <w:tabs>
          <w:tab w:val="num" w:pos="5760"/>
        </w:tabs>
        <w:ind w:left="5760" w:hanging="360"/>
      </w:pPr>
    </w:lvl>
    <w:lvl w:ilvl="8" w:tplc="177401FC" w:tentative="1">
      <w:start w:val="1"/>
      <w:numFmt w:val="lowerRoman"/>
      <w:lvlText w:val="%9."/>
      <w:lvlJc w:val="right"/>
      <w:pPr>
        <w:tabs>
          <w:tab w:val="num" w:pos="6480"/>
        </w:tabs>
        <w:ind w:left="6480" w:hanging="180"/>
      </w:pPr>
    </w:lvl>
  </w:abstractNum>
  <w:abstractNum w:abstractNumId="41">
    <w:nsid w:val="59E85B32"/>
    <w:multiLevelType w:val="hybridMultilevel"/>
    <w:tmpl w:val="96B0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B76190A"/>
    <w:multiLevelType w:val="hybridMultilevel"/>
    <w:tmpl w:val="9DCAD0D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3">
    <w:nsid w:val="5C410022"/>
    <w:multiLevelType w:val="hybridMultilevel"/>
    <w:tmpl w:val="3EC2206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1690968"/>
    <w:multiLevelType w:val="hybridMultilevel"/>
    <w:tmpl w:val="A470022C"/>
    <w:lvl w:ilvl="0" w:tplc="216C8892">
      <w:start w:val="1"/>
      <w:numFmt w:val="decimal"/>
      <w:lvlText w:val="%1."/>
      <w:lvlJc w:val="left"/>
      <w:pPr>
        <w:tabs>
          <w:tab w:val="num" w:pos="720"/>
        </w:tabs>
        <w:ind w:left="720" w:hanging="360"/>
      </w:pPr>
      <w:rPr>
        <w:rFonts w:hint="default"/>
      </w:rPr>
    </w:lvl>
    <w:lvl w:ilvl="1" w:tplc="E2E61BDC" w:tentative="1">
      <w:start w:val="1"/>
      <w:numFmt w:val="lowerLetter"/>
      <w:lvlText w:val="%2."/>
      <w:lvlJc w:val="left"/>
      <w:pPr>
        <w:tabs>
          <w:tab w:val="num" w:pos="1440"/>
        </w:tabs>
        <w:ind w:left="1440" w:hanging="360"/>
      </w:pPr>
    </w:lvl>
    <w:lvl w:ilvl="2" w:tplc="3EF48E22" w:tentative="1">
      <w:start w:val="1"/>
      <w:numFmt w:val="lowerRoman"/>
      <w:lvlText w:val="%3."/>
      <w:lvlJc w:val="right"/>
      <w:pPr>
        <w:tabs>
          <w:tab w:val="num" w:pos="2160"/>
        </w:tabs>
        <w:ind w:left="2160" w:hanging="180"/>
      </w:pPr>
    </w:lvl>
    <w:lvl w:ilvl="3" w:tplc="550406DA" w:tentative="1">
      <w:start w:val="1"/>
      <w:numFmt w:val="decimal"/>
      <w:lvlText w:val="%4."/>
      <w:lvlJc w:val="left"/>
      <w:pPr>
        <w:tabs>
          <w:tab w:val="num" w:pos="2880"/>
        </w:tabs>
        <w:ind w:left="2880" w:hanging="360"/>
      </w:pPr>
    </w:lvl>
    <w:lvl w:ilvl="4" w:tplc="24DC4E2E" w:tentative="1">
      <w:start w:val="1"/>
      <w:numFmt w:val="lowerLetter"/>
      <w:lvlText w:val="%5."/>
      <w:lvlJc w:val="left"/>
      <w:pPr>
        <w:tabs>
          <w:tab w:val="num" w:pos="3600"/>
        </w:tabs>
        <w:ind w:left="3600" w:hanging="360"/>
      </w:pPr>
    </w:lvl>
    <w:lvl w:ilvl="5" w:tplc="C49ADA6C" w:tentative="1">
      <w:start w:val="1"/>
      <w:numFmt w:val="lowerRoman"/>
      <w:lvlText w:val="%6."/>
      <w:lvlJc w:val="right"/>
      <w:pPr>
        <w:tabs>
          <w:tab w:val="num" w:pos="4320"/>
        </w:tabs>
        <w:ind w:left="4320" w:hanging="180"/>
      </w:pPr>
    </w:lvl>
    <w:lvl w:ilvl="6" w:tplc="0942991C" w:tentative="1">
      <w:start w:val="1"/>
      <w:numFmt w:val="decimal"/>
      <w:lvlText w:val="%7."/>
      <w:lvlJc w:val="left"/>
      <w:pPr>
        <w:tabs>
          <w:tab w:val="num" w:pos="5040"/>
        </w:tabs>
        <w:ind w:left="5040" w:hanging="360"/>
      </w:pPr>
    </w:lvl>
    <w:lvl w:ilvl="7" w:tplc="3E049F72" w:tentative="1">
      <w:start w:val="1"/>
      <w:numFmt w:val="lowerLetter"/>
      <w:lvlText w:val="%8."/>
      <w:lvlJc w:val="left"/>
      <w:pPr>
        <w:tabs>
          <w:tab w:val="num" w:pos="5760"/>
        </w:tabs>
        <w:ind w:left="5760" w:hanging="360"/>
      </w:pPr>
    </w:lvl>
    <w:lvl w:ilvl="8" w:tplc="483CB056" w:tentative="1">
      <w:start w:val="1"/>
      <w:numFmt w:val="lowerRoman"/>
      <w:lvlText w:val="%9."/>
      <w:lvlJc w:val="right"/>
      <w:pPr>
        <w:tabs>
          <w:tab w:val="num" w:pos="6480"/>
        </w:tabs>
        <w:ind w:left="6480" w:hanging="180"/>
      </w:pPr>
    </w:lvl>
  </w:abstractNum>
  <w:abstractNum w:abstractNumId="45">
    <w:nsid w:val="7362410E"/>
    <w:multiLevelType w:val="hybridMultilevel"/>
    <w:tmpl w:val="F5009CF2"/>
    <w:lvl w:ilvl="0" w:tplc="748E093E">
      <w:start w:val="1"/>
      <w:numFmt w:val="upperLetter"/>
      <w:lvlText w:val="%1."/>
      <w:lvlJc w:val="left"/>
      <w:pPr>
        <w:tabs>
          <w:tab w:val="num" w:pos="720"/>
        </w:tabs>
        <w:ind w:left="720" w:hanging="360"/>
      </w:pPr>
      <w:rPr>
        <w:rFonts w:hint="default"/>
      </w:rPr>
    </w:lvl>
    <w:lvl w:ilvl="1" w:tplc="CA7EC1A2" w:tentative="1">
      <w:start w:val="1"/>
      <w:numFmt w:val="lowerLetter"/>
      <w:lvlText w:val="%2."/>
      <w:lvlJc w:val="left"/>
      <w:pPr>
        <w:tabs>
          <w:tab w:val="num" w:pos="1440"/>
        </w:tabs>
        <w:ind w:left="1440" w:hanging="360"/>
      </w:pPr>
    </w:lvl>
    <w:lvl w:ilvl="2" w:tplc="D982DFC8" w:tentative="1">
      <w:start w:val="1"/>
      <w:numFmt w:val="lowerRoman"/>
      <w:lvlText w:val="%3."/>
      <w:lvlJc w:val="right"/>
      <w:pPr>
        <w:tabs>
          <w:tab w:val="num" w:pos="2160"/>
        </w:tabs>
        <w:ind w:left="2160" w:hanging="180"/>
      </w:pPr>
    </w:lvl>
    <w:lvl w:ilvl="3" w:tplc="A51A75CC" w:tentative="1">
      <w:start w:val="1"/>
      <w:numFmt w:val="decimal"/>
      <w:lvlText w:val="%4."/>
      <w:lvlJc w:val="left"/>
      <w:pPr>
        <w:tabs>
          <w:tab w:val="num" w:pos="2880"/>
        </w:tabs>
        <w:ind w:left="2880" w:hanging="360"/>
      </w:pPr>
    </w:lvl>
    <w:lvl w:ilvl="4" w:tplc="A17A498A" w:tentative="1">
      <w:start w:val="1"/>
      <w:numFmt w:val="lowerLetter"/>
      <w:lvlText w:val="%5."/>
      <w:lvlJc w:val="left"/>
      <w:pPr>
        <w:tabs>
          <w:tab w:val="num" w:pos="3600"/>
        </w:tabs>
        <w:ind w:left="3600" w:hanging="360"/>
      </w:pPr>
    </w:lvl>
    <w:lvl w:ilvl="5" w:tplc="C42C55B4" w:tentative="1">
      <w:start w:val="1"/>
      <w:numFmt w:val="lowerRoman"/>
      <w:lvlText w:val="%6."/>
      <w:lvlJc w:val="right"/>
      <w:pPr>
        <w:tabs>
          <w:tab w:val="num" w:pos="4320"/>
        </w:tabs>
        <w:ind w:left="4320" w:hanging="180"/>
      </w:pPr>
    </w:lvl>
    <w:lvl w:ilvl="6" w:tplc="387C6710" w:tentative="1">
      <w:start w:val="1"/>
      <w:numFmt w:val="decimal"/>
      <w:lvlText w:val="%7."/>
      <w:lvlJc w:val="left"/>
      <w:pPr>
        <w:tabs>
          <w:tab w:val="num" w:pos="5040"/>
        </w:tabs>
        <w:ind w:left="5040" w:hanging="360"/>
      </w:pPr>
    </w:lvl>
    <w:lvl w:ilvl="7" w:tplc="475CE448" w:tentative="1">
      <w:start w:val="1"/>
      <w:numFmt w:val="lowerLetter"/>
      <w:lvlText w:val="%8."/>
      <w:lvlJc w:val="left"/>
      <w:pPr>
        <w:tabs>
          <w:tab w:val="num" w:pos="5760"/>
        </w:tabs>
        <w:ind w:left="5760" w:hanging="360"/>
      </w:pPr>
    </w:lvl>
    <w:lvl w:ilvl="8" w:tplc="2E3E81F6" w:tentative="1">
      <w:start w:val="1"/>
      <w:numFmt w:val="lowerRoman"/>
      <w:lvlText w:val="%9."/>
      <w:lvlJc w:val="right"/>
      <w:pPr>
        <w:tabs>
          <w:tab w:val="num" w:pos="6480"/>
        </w:tabs>
        <w:ind w:left="6480" w:hanging="180"/>
      </w:pPr>
    </w:lvl>
  </w:abstractNum>
  <w:abstractNum w:abstractNumId="46">
    <w:nsid w:val="73BF42DD"/>
    <w:multiLevelType w:val="hybridMultilevel"/>
    <w:tmpl w:val="32E852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7FD67FF"/>
    <w:multiLevelType w:val="hybridMultilevel"/>
    <w:tmpl w:val="E6E8D172"/>
    <w:lvl w:ilvl="0" w:tplc="5BECE40A">
      <w:start w:val="4"/>
      <w:numFmt w:val="upperLetter"/>
      <w:lvlText w:val="%1."/>
      <w:lvlJc w:val="left"/>
      <w:pPr>
        <w:tabs>
          <w:tab w:val="num" w:pos="720"/>
        </w:tabs>
        <w:ind w:left="720" w:hanging="360"/>
      </w:pPr>
      <w:rPr>
        <w:rFonts w:hint="default"/>
      </w:rPr>
    </w:lvl>
    <w:lvl w:ilvl="1" w:tplc="1668E03C" w:tentative="1">
      <w:start w:val="1"/>
      <w:numFmt w:val="lowerLetter"/>
      <w:lvlText w:val="%2."/>
      <w:lvlJc w:val="left"/>
      <w:pPr>
        <w:tabs>
          <w:tab w:val="num" w:pos="1440"/>
        </w:tabs>
        <w:ind w:left="1440" w:hanging="360"/>
      </w:pPr>
    </w:lvl>
    <w:lvl w:ilvl="2" w:tplc="04349C6A" w:tentative="1">
      <w:start w:val="1"/>
      <w:numFmt w:val="lowerRoman"/>
      <w:lvlText w:val="%3."/>
      <w:lvlJc w:val="right"/>
      <w:pPr>
        <w:tabs>
          <w:tab w:val="num" w:pos="2160"/>
        </w:tabs>
        <w:ind w:left="2160" w:hanging="180"/>
      </w:pPr>
    </w:lvl>
    <w:lvl w:ilvl="3" w:tplc="F7ECA228" w:tentative="1">
      <w:start w:val="1"/>
      <w:numFmt w:val="decimal"/>
      <w:lvlText w:val="%4."/>
      <w:lvlJc w:val="left"/>
      <w:pPr>
        <w:tabs>
          <w:tab w:val="num" w:pos="2880"/>
        </w:tabs>
        <w:ind w:left="2880" w:hanging="360"/>
      </w:pPr>
    </w:lvl>
    <w:lvl w:ilvl="4" w:tplc="644086C0" w:tentative="1">
      <w:start w:val="1"/>
      <w:numFmt w:val="lowerLetter"/>
      <w:lvlText w:val="%5."/>
      <w:lvlJc w:val="left"/>
      <w:pPr>
        <w:tabs>
          <w:tab w:val="num" w:pos="3600"/>
        </w:tabs>
        <w:ind w:left="3600" w:hanging="360"/>
      </w:pPr>
    </w:lvl>
    <w:lvl w:ilvl="5" w:tplc="DBA6EC50" w:tentative="1">
      <w:start w:val="1"/>
      <w:numFmt w:val="lowerRoman"/>
      <w:lvlText w:val="%6."/>
      <w:lvlJc w:val="right"/>
      <w:pPr>
        <w:tabs>
          <w:tab w:val="num" w:pos="4320"/>
        </w:tabs>
        <w:ind w:left="4320" w:hanging="180"/>
      </w:pPr>
    </w:lvl>
    <w:lvl w:ilvl="6" w:tplc="773838B0" w:tentative="1">
      <w:start w:val="1"/>
      <w:numFmt w:val="decimal"/>
      <w:lvlText w:val="%7."/>
      <w:lvlJc w:val="left"/>
      <w:pPr>
        <w:tabs>
          <w:tab w:val="num" w:pos="5040"/>
        </w:tabs>
        <w:ind w:left="5040" w:hanging="360"/>
      </w:pPr>
    </w:lvl>
    <w:lvl w:ilvl="7" w:tplc="47F619A8" w:tentative="1">
      <w:start w:val="1"/>
      <w:numFmt w:val="lowerLetter"/>
      <w:lvlText w:val="%8."/>
      <w:lvlJc w:val="left"/>
      <w:pPr>
        <w:tabs>
          <w:tab w:val="num" w:pos="5760"/>
        </w:tabs>
        <w:ind w:left="5760" w:hanging="360"/>
      </w:pPr>
    </w:lvl>
    <w:lvl w:ilvl="8" w:tplc="877E8C7E" w:tentative="1">
      <w:start w:val="1"/>
      <w:numFmt w:val="lowerRoman"/>
      <w:lvlText w:val="%9."/>
      <w:lvlJc w:val="right"/>
      <w:pPr>
        <w:tabs>
          <w:tab w:val="num" w:pos="6480"/>
        </w:tabs>
        <w:ind w:left="6480" w:hanging="180"/>
      </w:pPr>
    </w:lvl>
  </w:abstractNum>
  <w:abstractNum w:abstractNumId="48">
    <w:nsid w:val="7A0312D1"/>
    <w:multiLevelType w:val="hybridMultilevel"/>
    <w:tmpl w:val="8A206CB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F97AAF"/>
    <w:multiLevelType w:val="hybridMultilevel"/>
    <w:tmpl w:val="F0322F96"/>
    <w:lvl w:ilvl="0" w:tplc="FDB4A5F0">
      <w:start w:val="1"/>
      <w:numFmt w:val="decimal"/>
      <w:lvlText w:val="%1."/>
      <w:lvlJc w:val="left"/>
      <w:pPr>
        <w:tabs>
          <w:tab w:val="num" w:pos="540"/>
        </w:tabs>
        <w:ind w:left="540" w:hanging="360"/>
      </w:pPr>
      <w:rPr>
        <w:rFonts w:hint="default"/>
      </w:rPr>
    </w:lvl>
    <w:lvl w:ilvl="1" w:tplc="87983646" w:tentative="1">
      <w:start w:val="1"/>
      <w:numFmt w:val="lowerLetter"/>
      <w:lvlText w:val="%2."/>
      <w:lvlJc w:val="left"/>
      <w:pPr>
        <w:tabs>
          <w:tab w:val="num" w:pos="1260"/>
        </w:tabs>
        <w:ind w:left="1260" w:hanging="360"/>
      </w:pPr>
    </w:lvl>
    <w:lvl w:ilvl="2" w:tplc="95AA3C50" w:tentative="1">
      <w:start w:val="1"/>
      <w:numFmt w:val="lowerRoman"/>
      <w:lvlText w:val="%3."/>
      <w:lvlJc w:val="right"/>
      <w:pPr>
        <w:tabs>
          <w:tab w:val="num" w:pos="1980"/>
        </w:tabs>
        <w:ind w:left="1980" w:hanging="180"/>
      </w:pPr>
    </w:lvl>
    <w:lvl w:ilvl="3" w:tplc="28A0EF1E" w:tentative="1">
      <w:start w:val="1"/>
      <w:numFmt w:val="decimal"/>
      <w:lvlText w:val="%4."/>
      <w:lvlJc w:val="left"/>
      <w:pPr>
        <w:tabs>
          <w:tab w:val="num" w:pos="2700"/>
        </w:tabs>
        <w:ind w:left="2700" w:hanging="360"/>
      </w:pPr>
    </w:lvl>
    <w:lvl w:ilvl="4" w:tplc="D6504816" w:tentative="1">
      <w:start w:val="1"/>
      <w:numFmt w:val="lowerLetter"/>
      <w:lvlText w:val="%5."/>
      <w:lvlJc w:val="left"/>
      <w:pPr>
        <w:tabs>
          <w:tab w:val="num" w:pos="3420"/>
        </w:tabs>
        <w:ind w:left="3420" w:hanging="360"/>
      </w:pPr>
    </w:lvl>
    <w:lvl w:ilvl="5" w:tplc="D2CEAD72" w:tentative="1">
      <w:start w:val="1"/>
      <w:numFmt w:val="lowerRoman"/>
      <w:lvlText w:val="%6."/>
      <w:lvlJc w:val="right"/>
      <w:pPr>
        <w:tabs>
          <w:tab w:val="num" w:pos="4140"/>
        </w:tabs>
        <w:ind w:left="4140" w:hanging="180"/>
      </w:pPr>
    </w:lvl>
    <w:lvl w:ilvl="6" w:tplc="6C4070B2" w:tentative="1">
      <w:start w:val="1"/>
      <w:numFmt w:val="decimal"/>
      <w:lvlText w:val="%7."/>
      <w:lvlJc w:val="left"/>
      <w:pPr>
        <w:tabs>
          <w:tab w:val="num" w:pos="4860"/>
        </w:tabs>
        <w:ind w:left="4860" w:hanging="360"/>
      </w:pPr>
    </w:lvl>
    <w:lvl w:ilvl="7" w:tplc="EEBEA7BE" w:tentative="1">
      <w:start w:val="1"/>
      <w:numFmt w:val="lowerLetter"/>
      <w:lvlText w:val="%8."/>
      <w:lvlJc w:val="left"/>
      <w:pPr>
        <w:tabs>
          <w:tab w:val="num" w:pos="5580"/>
        </w:tabs>
        <w:ind w:left="5580" w:hanging="360"/>
      </w:pPr>
    </w:lvl>
    <w:lvl w:ilvl="8" w:tplc="BC72D984" w:tentative="1">
      <w:start w:val="1"/>
      <w:numFmt w:val="lowerRoman"/>
      <w:lvlText w:val="%9."/>
      <w:lvlJc w:val="right"/>
      <w:pPr>
        <w:tabs>
          <w:tab w:val="num" w:pos="6300"/>
        </w:tabs>
        <w:ind w:left="6300" w:hanging="180"/>
      </w:pPr>
    </w:lvl>
  </w:abstractNum>
  <w:num w:numId="1">
    <w:abstractNumId w:val="16"/>
  </w:num>
  <w:num w:numId="2">
    <w:abstractNumId w:val="17"/>
  </w:num>
  <w:num w:numId="3">
    <w:abstractNumId w:val="33"/>
  </w:num>
  <w:num w:numId="4">
    <w:abstractNumId w:val="18"/>
  </w:num>
  <w:num w:numId="5">
    <w:abstractNumId w:val="14"/>
  </w:num>
  <w:num w:numId="6">
    <w:abstractNumId w:val="45"/>
  </w:num>
  <w:num w:numId="7">
    <w:abstractNumId w:val="30"/>
  </w:num>
  <w:num w:numId="8">
    <w:abstractNumId w:val="40"/>
  </w:num>
  <w:num w:numId="9">
    <w:abstractNumId w:val="12"/>
  </w:num>
  <w:num w:numId="10">
    <w:abstractNumId w:val="44"/>
  </w:num>
  <w:num w:numId="11">
    <w:abstractNumId w:val="35"/>
  </w:num>
  <w:num w:numId="12">
    <w:abstractNumId w:val="49"/>
  </w:num>
  <w:num w:numId="13">
    <w:abstractNumId w:val="47"/>
  </w:num>
  <w:num w:numId="14">
    <w:abstractNumId w:val="29"/>
  </w:num>
  <w:num w:numId="15">
    <w:abstractNumId w:val="24"/>
  </w:num>
  <w:num w:numId="16">
    <w:abstractNumId w:val="20"/>
  </w:num>
  <w:num w:numId="17">
    <w:abstractNumId w:val="31"/>
  </w:num>
  <w:num w:numId="18">
    <w:abstractNumId w:val="39"/>
  </w:num>
  <w:num w:numId="19">
    <w:abstractNumId w:val="34"/>
  </w:num>
  <w:num w:numId="20">
    <w:abstractNumId w:val="15"/>
  </w:num>
  <w:num w:numId="21">
    <w:abstractNumId w:val="25"/>
  </w:num>
  <w:num w:numId="22">
    <w:abstractNumId w:val="43"/>
  </w:num>
  <w:num w:numId="23">
    <w:abstractNumId w:val="48"/>
  </w:num>
  <w:num w:numId="24">
    <w:abstractNumId w:val="13"/>
  </w:num>
  <w:num w:numId="25">
    <w:abstractNumId w:val="21"/>
  </w:num>
  <w:num w:numId="26">
    <w:abstractNumId w:val="46"/>
  </w:num>
  <w:num w:numId="27">
    <w:abstractNumId w:val="28"/>
  </w:num>
  <w:num w:numId="28">
    <w:abstractNumId w:val="36"/>
  </w:num>
  <w:num w:numId="29">
    <w:abstractNumId w:val="26"/>
  </w:num>
  <w:num w:numId="30">
    <w:abstractNumId w:val="22"/>
  </w:num>
  <w:num w:numId="31">
    <w:abstractNumId w:val="37"/>
  </w:num>
  <w:num w:numId="32">
    <w:abstractNumId w:val="27"/>
  </w:num>
  <w:num w:numId="33">
    <w:abstractNumId w:val="32"/>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41"/>
  </w:num>
  <w:num w:numId="46">
    <w:abstractNumId w:val="11"/>
  </w:num>
  <w:num w:numId="47">
    <w:abstractNumId w:val="23"/>
  </w:num>
  <w:num w:numId="48">
    <w:abstractNumId w:val="42"/>
  </w:num>
  <w:num w:numId="49">
    <w:abstractNumId w:val="19"/>
  </w:num>
  <w:num w:numId="50">
    <w:abstractNumId w:val="3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nald McGahan">
    <w15:presenceInfo w15:providerId="Windows Live" w15:userId="9133b8b66b8f4b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fr-FR" w:vendorID="9" w:dllVersion="512" w:checkStyle="1"/>
  <w:proofState w:spelling="clean" w:grammar="clean"/>
  <w:revisionView w:markup="0"/>
  <w:trackRevisions/>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6AF"/>
    <w:rsid w:val="000154C2"/>
    <w:rsid w:val="00030633"/>
    <w:rsid w:val="00030E94"/>
    <w:rsid w:val="000316CF"/>
    <w:rsid w:val="00031C13"/>
    <w:rsid w:val="000324B9"/>
    <w:rsid w:val="000425EA"/>
    <w:rsid w:val="0004263D"/>
    <w:rsid w:val="00046C05"/>
    <w:rsid w:val="00047B16"/>
    <w:rsid w:val="00055E27"/>
    <w:rsid w:val="00056B0C"/>
    <w:rsid w:val="00061980"/>
    <w:rsid w:val="00064DB5"/>
    <w:rsid w:val="00074B60"/>
    <w:rsid w:val="00082614"/>
    <w:rsid w:val="00085A08"/>
    <w:rsid w:val="00085CFC"/>
    <w:rsid w:val="00086B45"/>
    <w:rsid w:val="000926A9"/>
    <w:rsid w:val="000A172C"/>
    <w:rsid w:val="000A4B07"/>
    <w:rsid w:val="000A6447"/>
    <w:rsid w:val="000A795D"/>
    <w:rsid w:val="000B2BAE"/>
    <w:rsid w:val="000B3132"/>
    <w:rsid w:val="000B3BF3"/>
    <w:rsid w:val="000B5F3F"/>
    <w:rsid w:val="000B610F"/>
    <w:rsid w:val="000C5556"/>
    <w:rsid w:val="000E2D49"/>
    <w:rsid w:val="000F0152"/>
    <w:rsid w:val="000F2E7F"/>
    <w:rsid w:val="000F5C61"/>
    <w:rsid w:val="000F6666"/>
    <w:rsid w:val="000F693E"/>
    <w:rsid w:val="00101326"/>
    <w:rsid w:val="001057F8"/>
    <w:rsid w:val="00111788"/>
    <w:rsid w:val="0011353A"/>
    <w:rsid w:val="001153F3"/>
    <w:rsid w:val="0012038E"/>
    <w:rsid w:val="001228E7"/>
    <w:rsid w:val="001264FC"/>
    <w:rsid w:val="00127D53"/>
    <w:rsid w:val="00132799"/>
    <w:rsid w:val="00132B97"/>
    <w:rsid w:val="00134149"/>
    <w:rsid w:val="00135680"/>
    <w:rsid w:val="00142D0F"/>
    <w:rsid w:val="00145126"/>
    <w:rsid w:val="001464C9"/>
    <w:rsid w:val="001578EF"/>
    <w:rsid w:val="00161C7C"/>
    <w:rsid w:val="00162FF9"/>
    <w:rsid w:val="00173DBE"/>
    <w:rsid w:val="0017753B"/>
    <w:rsid w:val="00184D30"/>
    <w:rsid w:val="00186EDF"/>
    <w:rsid w:val="00190010"/>
    <w:rsid w:val="001957C7"/>
    <w:rsid w:val="001A1EEF"/>
    <w:rsid w:val="001A4970"/>
    <w:rsid w:val="001A7296"/>
    <w:rsid w:val="001B0343"/>
    <w:rsid w:val="001C335D"/>
    <w:rsid w:val="001C3C1F"/>
    <w:rsid w:val="001C3EEE"/>
    <w:rsid w:val="001C6BB6"/>
    <w:rsid w:val="001D0F5D"/>
    <w:rsid w:val="001D2BFC"/>
    <w:rsid w:val="001D6DCC"/>
    <w:rsid w:val="001E134D"/>
    <w:rsid w:val="001E5056"/>
    <w:rsid w:val="001E5E50"/>
    <w:rsid w:val="001E76B2"/>
    <w:rsid w:val="001E793C"/>
    <w:rsid w:val="00203F93"/>
    <w:rsid w:val="00205F8C"/>
    <w:rsid w:val="00207CAF"/>
    <w:rsid w:val="00207F87"/>
    <w:rsid w:val="0021763F"/>
    <w:rsid w:val="00221569"/>
    <w:rsid w:val="00224861"/>
    <w:rsid w:val="00240D79"/>
    <w:rsid w:val="002416B9"/>
    <w:rsid w:val="00245184"/>
    <w:rsid w:val="00245477"/>
    <w:rsid w:val="002520A6"/>
    <w:rsid w:val="00252764"/>
    <w:rsid w:val="00254FC1"/>
    <w:rsid w:val="00256B4B"/>
    <w:rsid w:val="00256DD0"/>
    <w:rsid w:val="00256DD2"/>
    <w:rsid w:val="00257551"/>
    <w:rsid w:val="00265503"/>
    <w:rsid w:val="00265FC2"/>
    <w:rsid w:val="0027292A"/>
    <w:rsid w:val="00272A6B"/>
    <w:rsid w:val="002740B2"/>
    <w:rsid w:val="00275C4A"/>
    <w:rsid w:val="00282C34"/>
    <w:rsid w:val="00294B99"/>
    <w:rsid w:val="0029557D"/>
    <w:rsid w:val="002A1FEE"/>
    <w:rsid w:val="002A2D15"/>
    <w:rsid w:val="002A44E9"/>
    <w:rsid w:val="002A4BA0"/>
    <w:rsid w:val="002B1C25"/>
    <w:rsid w:val="002B2E29"/>
    <w:rsid w:val="002C316C"/>
    <w:rsid w:val="002C48DE"/>
    <w:rsid w:val="002D49D8"/>
    <w:rsid w:val="002D4AFD"/>
    <w:rsid w:val="002E4598"/>
    <w:rsid w:val="002E47BE"/>
    <w:rsid w:val="002E589B"/>
    <w:rsid w:val="002E65C4"/>
    <w:rsid w:val="002F144A"/>
    <w:rsid w:val="002F6772"/>
    <w:rsid w:val="002F7642"/>
    <w:rsid w:val="00304FF3"/>
    <w:rsid w:val="003154BD"/>
    <w:rsid w:val="0032511E"/>
    <w:rsid w:val="003345FF"/>
    <w:rsid w:val="00335952"/>
    <w:rsid w:val="00343F2E"/>
    <w:rsid w:val="003446C7"/>
    <w:rsid w:val="00350339"/>
    <w:rsid w:val="00352B42"/>
    <w:rsid w:val="00356EAC"/>
    <w:rsid w:val="003613A2"/>
    <w:rsid w:val="00366C79"/>
    <w:rsid w:val="00372D4A"/>
    <w:rsid w:val="003807A7"/>
    <w:rsid w:val="00381FAD"/>
    <w:rsid w:val="00387ECE"/>
    <w:rsid w:val="003958B6"/>
    <w:rsid w:val="0039623D"/>
    <w:rsid w:val="003A0D38"/>
    <w:rsid w:val="003A2AAB"/>
    <w:rsid w:val="003B1522"/>
    <w:rsid w:val="003B50D2"/>
    <w:rsid w:val="003B708D"/>
    <w:rsid w:val="003C3DC9"/>
    <w:rsid w:val="003C4301"/>
    <w:rsid w:val="003C4D2C"/>
    <w:rsid w:val="003E234C"/>
    <w:rsid w:val="003E615B"/>
    <w:rsid w:val="003E7169"/>
    <w:rsid w:val="003E76AF"/>
    <w:rsid w:val="00403CA5"/>
    <w:rsid w:val="004042B1"/>
    <w:rsid w:val="00404675"/>
    <w:rsid w:val="00405A21"/>
    <w:rsid w:val="004068EE"/>
    <w:rsid w:val="00407533"/>
    <w:rsid w:val="00407D83"/>
    <w:rsid w:val="00412A37"/>
    <w:rsid w:val="00415CA1"/>
    <w:rsid w:val="004225D8"/>
    <w:rsid w:val="00423168"/>
    <w:rsid w:val="004300B4"/>
    <w:rsid w:val="00432AC4"/>
    <w:rsid w:val="00432E24"/>
    <w:rsid w:val="00443FBF"/>
    <w:rsid w:val="00445191"/>
    <w:rsid w:val="004463C4"/>
    <w:rsid w:val="0045282A"/>
    <w:rsid w:val="00453E49"/>
    <w:rsid w:val="00456A5C"/>
    <w:rsid w:val="00462AAD"/>
    <w:rsid w:val="0046418C"/>
    <w:rsid w:val="00467130"/>
    <w:rsid w:val="00471F2E"/>
    <w:rsid w:val="004724B2"/>
    <w:rsid w:val="0047253E"/>
    <w:rsid w:val="00472671"/>
    <w:rsid w:val="00480841"/>
    <w:rsid w:val="00481E86"/>
    <w:rsid w:val="004A2DB7"/>
    <w:rsid w:val="004D1E59"/>
    <w:rsid w:val="004D4084"/>
    <w:rsid w:val="004D5D89"/>
    <w:rsid w:val="004D76DA"/>
    <w:rsid w:val="004D7AF9"/>
    <w:rsid w:val="004E12D3"/>
    <w:rsid w:val="004E239B"/>
    <w:rsid w:val="004E26FD"/>
    <w:rsid w:val="004F03E7"/>
    <w:rsid w:val="004F5198"/>
    <w:rsid w:val="005010AD"/>
    <w:rsid w:val="00502F52"/>
    <w:rsid w:val="00513285"/>
    <w:rsid w:val="00514833"/>
    <w:rsid w:val="0051504C"/>
    <w:rsid w:val="00517EE8"/>
    <w:rsid w:val="00523F45"/>
    <w:rsid w:val="00527F55"/>
    <w:rsid w:val="0053735E"/>
    <w:rsid w:val="00537B2E"/>
    <w:rsid w:val="00537D3D"/>
    <w:rsid w:val="00541D2F"/>
    <w:rsid w:val="00542DCD"/>
    <w:rsid w:val="00543B54"/>
    <w:rsid w:val="00551D50"/>
    <w:rsid w:val="00552849"/>
    <w:rsid w:val="0055349A"/>
    <w:rsid w:val="0056349B"/>
    <w:rsid w:val="005677C5"/>
    <w:rsid w:val="0057190B"/>
    <w:rsid w:val="0058012B"/>
    <w:rsid w:val="00581246"/>
    <w:rsid w:val="00582EA0"/>
    <w:rsid w:val="0058529B"/>
    <w:rsid w:val="00586688"/>
    <w:rsid w:val="00586CC0"/>
    <w:rsid w:val="00587D52"/>
    <w:rsid w:val="005A0D99"/>
    <w:rsid w:val="005A103F"/>
    <w:rsid w:val="005A280F"/>
    <w:rsid w:val="005A3B8E"/>
    <w:rsid w:val="005A4428"/>
    <w:rsid w:val="005B04F6"/>
    <w:rsid w:val="005C1742"/>
    <w:rsid w:val="005C61DB"/>
    <w:rsid w:val="005D0184"/>
    <w:rsid w:val="005D06BC"/>
    <w:rsid w:val="005D1691"/>
    <w:rsid w:val="005F08D0"/>
    <w:rsid w:val="005F143C"/>
    <w:rsid w:val="005F60C2"/>
    <w:rsid w:val="006013D8"/>
    <w:rsid w:val="00604A79"/>
    <w:rsid w:val="0060749A"/>
    <w:rsid w:val="006126A3"/>
    <w:rsid w:val="0063022F"/>
    <w:rsid w:val="006340B4"/>
    <w:rsid w:val="006420EF"/>
    <w:rsid w:val="00644315"/>
    <w:rsid w:val="0064784B"/>
    <w:rsid w:val="00647F80"/>
    <w:rsid w:val="00661C8C"/>
    <w:rsid w:val="0066402F"/>
    <w:rsid w:val="00692217"/>
    <w:rsid w:val="006A2E69"/>
    <w:rsid w:val="006A4014"/>
    <w:rsid w:val="006B027C"/>
    <w:rsid w:val="006B6890"/>
    <w:rsid w:val="006C6281"/>
    <w:rsid w:val="006E0361"/>
    <w:rsid w:val="006E1167"/>
    <w:rsid w:val="006E2B1B"/>
    <w:rsid w:val="006E553B"/>
    <w:rsid w:val="006F5466"/>
    <w:rsid w:val="007003B8"/>
    <w:rsid w:val="00700AF5"/>
    <w:rsid w:val="007038AF"/>
    <w:rsid w:val="00704464"/>
    <w:rsid w:val="007105DD"/>
    <w:rsid w:val="007124CE"/>
    <w:rsid w:val="00720F37"/>
    <w:rsid w:val="0072492B"/>
    <w:rsid w:val="00724DF1"/>
    <w:rsid w:val="0073660B"/>
    <w:rsid w:val="0074176F"/>
    <w:rsid w:val="00752378"/>
    <w:rsid w:val="00761C95"/>
    <w:rsid w:val="007700F9"/>
    <w:rsid w:val="00771671"/>
    <w:rsid w:val="00773125"/>
    <w:rsid w:val="00776845"/>
    <w:rsid w:val="00777C2F"/>
    <w:rsid w:val="00780F14"/>
    <w:rsid w:val="00787FDC"/>
    <w:rsid w:val="00794290"/>
    <w:rsid w:val="00796542"/>
    <w:rsid w:val="00797A60"/>
    <w:rsid w:val="007A0AAC"/>
    <w:rsid w:val="007A1E69"/>
    <w:rsid w:val="007A4C4A"/>
    <w:rsid w:val="007A5E48"/>
    <w:rsid w:val="007A7CEB"/>
    <w:rsid w:val="007B0F06"/>
    <w:rsid w:val="007B487E"/>
    <w:rsid w:val="007C34F8"/>
    <w:rsid w:val="007C3D62"/>
    <w:rsid w:val="007C4EF5"/>
    <w:rsid w:val="007C783C"/>
    <w:rsid w:val="007D1102"/>
    <w:rsid w:val="007D4CB5"/>
    <w:rsid w:val="007D5B4F"/>
    <w:rsid w:val="007D6985"/>
    <w:rsid w:val="007E0D76"/>
    <w:rsid w:val="007E3867"/>
    <w:rsid w:val="007E39AB"/>
    <w:rsid w:val="007E3AEE"/>
    <w:rsid w:val="007E4A0B"/>
    <w:rsid w:val="007F18E8"/>
    <w:rsid w:val="007F3217"/>
    <w:rsid w:val="007F3CAA"/>
    <w:rsid w:val="007F5155"/>
    <w:rsid w:val="007F6D57"/>
    <w:rsid w:val="0080421C"/>
    <w:rsid w:val="008101CF"/>
    <w:rsid w:val="00812445"/>
    <w:rsid w:val="0081431A"/>
    <w:rsid w:val="00814C17"/>
    <w:rsid w:val="00815BDD"/>
    <w:rsid w:val="00831C86"/>
    <w:rsid w:val="00832733"/>
    <w:rsid w:val="008346D7"/>
    <w:rsid w:val="00834D47"/>
    <w:rsid w:val="008357F7"/>
    <w:rsid w:val="0083606B"/>
    <w:rsid w:val="00837C25"/>
    <w:rsid w:val="008408EF"/>
    <w:rsid w:val="008429D7"/>
    <w:rsid w:val="00844F69"/>
    <w:rsid w:val="0084688F"/>
    <w:rsid w:val="008607BA"/>
    <w:rsid w:val="00872109"/>
    <w:rsid w:val="00872E16"/>
    <w:rsid w:val="00874209"/>
    <w:rsid w:val="0088083B"/>
    <w:rsid w:val="00882283"/>
    <w:rsid w:val="00883DB4"/>
    <w:rsid w:val="00884672"/>
    <w:rsid w:val="00886A71"/>
    <w:rsid w:val="00886F02"/>
    <w:rsid w:val="008936B2"/>
    <w:rsid w:val="0089694D"/>
    <w:rsid w:val="008A00CC"/>
    <w:rsid w:val="008A46A3"/>
    <w:rsid w:val="008B210F"/>
    <w:rsid w:val="008B2D72"/>
    <w:rsid w:val="008B2EF7"/>
    <w:rsid w:val="008C1D89"/>
    <w:rsid w:val="008C74E0"/>
    <w:rsid w:val="008D1615"/>
    <w:rsid w:val="008D23AB"/>
    <w:rsid w:val="008D2725"/>
    <w:rsid w:val="008D5B12"/>
    <w:rsid w:val="008D66F1"/>
    <w:rsid w:val="008E08B9"/>
    <w:rsid w:val="008E56CD"/>
    <w:rsid w:val="00900537"/>
    <w:rsid w:val="00900D4F"/>
    <w:rsid w:val="00902F9F"/>
    <w:rsid w:val="00904D75"/>
    <w:rsid w:val="00906A10"/>
    <w:rsid w:val="00910164"/>
    <w:rsid w:val="009139EB"/>
    <w:rsid w:val="00916F6B"/>
    <w:rsid w:val="00917714"/>
    <w:rsid w:val="00922C71"/>
    <w:rsid w:val="00933BE2"/>
    <w:rsid w:val="00937DFF"/>
    <w:rsid w:val="009530BF"/>
    <w:rsid w:val="00954C2D"/>
    <w:rsid w:val="009558D2"/>
    <w:rsid w:val="0096726E"/>
    <w:rsid w:val="009746B1"/>
    <w:rsid w:val="00975403"/>
    <w:rsid w:val="0097662D"/>
    <w:rsid w:val="00984247"/>
    <w:rsid w:val="00987A7E"/>
    <w:rsid w:val="00996817"/>
    <w:rsid w:val="009A1077"/>
    <w:rsid w:val="009A34F8"/>
    <w:rsid w:val="009B3536"/>
    <w:rsid w:val="009B7DD0"/>
    <w:rsid w:val="009C0D40"/>
    <w:rsid w:val="009D681F"/>
    <w:rsid w:val="009D7EE2"/>
    <w:rsid w:val="009F24B3"/>
    <w:rsid w:val="009F7B35"/>
    <w:rsid w:val="00A01D4D"/>
    <w:rsid w:val="00A030A1"/>
    <w:rsid w:val="00A07761"/>
    <w:rsid w:val="00A10C69"/>
    <w:rsid w:val="00A11897"/>
    <w:rsid w:val="00A12EBF"/>
    <w:rsid w:val="00A203CB"/>
    <w:rsid w:val="00A22006"/>
    <w:rsid w:val="00A22EFA"/>
    <w:rsid w:val="00A272D9"/>
    <w:rsid w:val="00A334D6"/>
    <w:rsid w:val="00A40E14"/>
    <w:rsid w:val="00A448BE"/>
    <w:rsid w:val="00A60C00"/>
    <w:rsid w:val="00A678F0"/>
    <w:rsid w:val="00A71126"/>
    <w:rsid w:val="00A72DC6"/>
    <w:rsid w:val="00A9544C"/>
    <w:rsid w:val="00A9788B"/>
    <w:rsid w:val="00AA1825"/>
    <w:rsid w:val="00AA2222"/>
    <w:rsid w:val="00AC4455"/>
    <w:rsid w:val="00AC639F"/>
    <w:rsid w:val="00AD175B"/>
    <w:rsid w:val="00AD5E2C"/>
    <w:rsid w:val="00AE04AF"/>
    <w:rsid w:val="00AE0E8A"/>
    <w:rsid w:val="00AE16F1"/>
    <w:rsid w:val="00AE249F"/>
    <w:rsid w:val="00AE7195"/>
    <w:rsid w:val="00AF3529"/>
    <w:rsid w:val="00AF3739"/>
    <w:rsid w:val="00AF4372"/>
    <w:rsid w:val="00AF44AA"/>
    <w:rsid w:val="00B05AA8"/>
    <w:rsid w:val="00B078A4"/>
    <w:rsid w:val="00B1160A"/>
    <w:rsid w:val="00B11814"/>
    <w:rsid w:val="00B26110"/>
    <w:rsid w:val="00B31228"/>
    <w:rsid w:val="00B34C1D"/>
    <w:rsid w:val="00B357AD"/>
    <w:rsid w:val="00B3636B"/>
    <w:rsid w:val="00B450C9"/>
    <w:rsid w:val="00B46075"/>
    <w:rsid w:val="00B478D2"/>
    <w:rsid w:val="00B53459"/>
    <w:rsid w:val="00B55F24"/>
    <w:rsid w:val="00B64664"/>
    <w:rsid w:val="00B65099"/>
    <w:rsid w:val="00B65634"/>
    <w:rsid w:val="00B7408B"/>
    <w:rsid w:val="00B81FDE"/>
    <w:rsid w:val="00B876AF"/>
    <w:rsid w:val="00B914B4"/>
    <w:rsid w:val="00B96DD9"/>
    <w:rsid w:val="00BA1994"/>
    <w:rsid w:val="00BB0793"/>
    <w:rsid w:val="00BC15C4"/>
    <w:rsid w:val="00BC48DE"/>
    <w:rsid w:val="00BC534A"/>
    <w:rsid w:val="00BD364A"/>
    <w:rsid w:val="00BD47F7"/>
    <w:rsid w:val="00BD7435"/>
    <w:rsid w:val="00BF150F"/>
    <w:rsid w:val="00BF2806"/>
    <w:rsid w:val="00BF3FBE"/>
    <w:rsid w:val="00BF47F0"/>
    <w:rsid w:val="00C01BFA"/>
    <w:rsid w:val="00C06A61"/>
    <w:rsid w:val="00C10635"/>
    <w:rsid w:val="00C11148"/>
    <w:rsid w:val="00C173D2"/>
    <w:rsid w:val="00C24F40"/>
    <w:rsid w:val="00C26DB3"/>
    <w:rsid w:val="00C3574A"/>
    <w:rsid w:val="00C35906"/>
    <w:rsid w:val="00C35B7E"/>
    <w:rsid w:val="00C562B5"/>
    <w:rsid w:val="00C703D2"/>
    <w:rsid w:val="00C72683"/>
    <w:rsid w:val="00C73089"/>
    <w:rsid w:val="00C80B41"/>
    <w:rsid w:val="00C87819"/>
    <w:rsid w:val="00C90676"/>
    <w:rsid w:val="00C9435C"/>
    <w:rsid w:val="00CA1C91"/>
    <w:rsid w:val="00CA63DD"/>
    <w:rsid w:val="00CB6747"/>
    <w:rsid w:val="00CB7457"/>
    <w:rsid w:val="00CD078C"/>
    <w:rsid w:val="00CD59C5"/>
    <w:rsid w:val="00CD5A1A"/>
    <w:rsid w:val="00CD6236"/>
    <w:rsid w:val="00CE0AEA"/>
    <w:rsid w:val="00CE3322"/>
    <w:rsid w:val="00CF11BE"/>
    <w:rsid w:val="00CF210B"/>
    <w:rsid w:val="00CF2DCA"/>
    <w:rsid w:val="00D05209"/>
    <w:rsid w:val="00D05B98"/>
    <w:rsid w:val="00D07A53"/>
    <w:rsid w:val="00D1666C"/>
    <w:rsid w:val="00D20AFC"/>
    <w:rsid w:val="00D226B2"/>
    <w:rsid w:val="00D239B1"/>
    <w:rsid w:val="00D25205"/>
    <w:rsid w:val="00D33643"/>
    <w:rsid w:val="00D33842"/>
    <w:rsid w:val="00D33AA5"/>
    <w:rsid w:val="00D340BD"/>
    <w:rsid w:val="00D42009"/>
    <w:rsid w:val="00D4646B"/>
    <w:rsid w:val="00D533C4"/>
    <w:rsid w:val="00D60D65"/>
    <w:rsid w:val="00D85D9A"/>
    <w:rsid w:val="00D931B2"/>
    <w:rsid w:val="00DB0BFE"/>
    <w:rsid w:val="00DB4681"/>
    <w:rsid w:val="00DD7F71"/>
    <w:rsid w:val="00DE106D"/>
    <w:rsid w:val="00DE71F5"/>
    <w:rsid w:val="00DF04D6"/>
    <w:rsid w:val="00DF5945"/>
    <w:rsid w:val="00DF65E6"/>
    <w:rsid w:val="00DF71AF"/>
    <w:rsid w:val="00E071E8"/>
    <w:rsid w:val="00E072C1"/>
    <w:rsid w:val="00E174C5"/>
    <w:rsid w:val="00E21043"/>
    <w:rsid w:val="00E21EE6"/>
    <w:rsid w:val="00E22347"/>
    <w:rsid w:val="00E27168"/>
    <w:rsid w:val="00E27C32"/>
    <w:rsid w:val="00E45063"/>
    <w:rsid w:val="00E5045C"/>
    <w:rsid w:val="00E50F93"/>
    <w:rsid w:val="00E51688"/>
    <w:rsid w:val="00E642BC"/>
    <w:rsid w:val="00E658CD"/>
    <w:rsid w:val="00E82C37"/>
    <w:rsid w:val="00E8415E"/>
    <w:rsid w:val="00E90BB7"/>
    <w:rsid w:val="00E91D6F"/>
    <w:rsid w:val="00E96FE2"/>
    <w:rsid w:val="00EA7ED9"/>
    <w:rsid w:val="00EB01BA"/>
    <w:rsid w:val="00EB29E0"/>
    <w:rsid w:val="00EB43DD"/>
    <w:rsid w:val="00EB705C"/>
    <w:rsid w:val="00EB714B"/>
    <w:rsid w:val="00EC073A"/>
    <w:rsid w:val="00EC51C5"/>
    <w:rsid w:val="00EC7C7C"/>
    <w:rsid w:val="00ED0164"/>
    <w:rsid w:val="00ED4E6F"/>
    <w:rsid w:val="00ED6CA8"/>
    <w:rsid w:val="00EE2B78"/>
    <w:rsid w:val="00EE4934"/>
    <w:rsid w:val="00EE641F"/>
    <w:rsid w:val="00EE7894"/>
    <w:rsid w:val="00EF134F"/>
    <w:rsid w:val="00EF1CB6"/>
    <w:rsid w:val="00EF65D8"/>
    <w:rsid w:val="00EF680A"/>
    <w:rsid w:val="00F00700"/>
    <w:rsid w:val="00F05DD2"/>
    <w:rsid w:val="00F10D9B"/>
    <w:rsid w:val="00F15556"/>
    <w:rsid w:val="00F23900"/>
    <w:rsid w:val="00F257BF"/>
    <w:rsid w:val="00F260BD"/>
    <w:rsid w:val="00F36DE4"/>
    <w:rsid w:val="00F421A3"/>
    <w:rsid w:val="00F435D8"/>
    <w:rsid w:val="00F46B48"/>
    <w:rsid w:val="00F47532"/>
    <w:rsid w:val="00F47C9C"/>
    <w:rsid w:val="00F500A7"/>
    <w:rsid w:val="00F5795B"/>
    <w:rsid w:val="00F64202"/>
    <w:rsid w:val="00F64222"/>
    <w:rsid w:val="00F65B7A"/>
    <w:rsid w:val="00F73BA0"/>
    <w:rsid w:val="00F75FE0"/>
    <w:rsid w:val="00F766E9"/>
    <w:rsid w:val="00F81951"/>
    <w:rsid w:val="00F87E32"/>
    <w:rsid w:val="00F91FBB"/>
    <w:rsid w:val="00F94B57"/>
    <w:rsid w:val="00F9645A"/>
    <w:rsid w:val="00F96ABB"/>
    <w:rsid w:val="00FA44FA"/>
    <w:rsid w:val="00FB149E"/>
    <w:rsid w:val="00FB49FB"/>
    <w:rsid w:val="00FC0341"/>
    <w:rsid w:val="00FC1EB4"/>
    <w:rsid w:val="00FC41E2"/>
    <w:rsid w:val="00FC5B05"/>
    <w:rsid w:val="00FD06E9"/>
    <w:rsid w:val="00FE0B54"/>
    <w:rsid w:val="00FE697B"/>
    <w:rsid w:val="00FF26AB"/>
    <w:rsid w:val="00FF27C0"/>
    <w:rsid w:val="00FF364A"/>
    <w:rsid w:val="00FF48CD"/>
    <w:rsid w:val="00FF49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290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641F"/>
    <w:rPr>
      <w:rFonts w:ascii="Optima" w:hAnsi="Optima"/>
    </w:rPr>
  </w:style>
  <w:style w:type="paragraph" w:styleId="Heading1">
    <w:name w:val="heading 1"/>
    <w:basedOn w:val="Normal"/>
    <w:next w:val="Normal"/>
    <w:qFormat/>
    <w:rsid w:val="000154C2"/>
    <w:pPr>
      <w:keepNext/>
      <w:outlineLvl w:val="0"/>
    </w:pPr>
    <w:rPr>
      <w:b/>
      <w:bCs/>
      <w:szCs w:val="24"/>
    </w:rPr>
  </w:style>
  <w:style w:type="paragraph" w:styleId="Heading2">
    <w:name w:val="heading 2"/>
    <w:basedOn w:val="Normal"/>
    <w:next w:val="Normal"/>
    <w:qFormat/>
    <w:rsid w:val="000154C2"/>
    <w:pPr>
      <w:keepNext/>
      <w:outlineLvl w:val="1"/>
    </w:pPr>
    <w:rPr>
      <w:szCs w:val="24"/>
      <w:u w:val="single"/>
    </w:rPr>
  </w:style>
  <w:style w:type="paragraph" w:styleId="Heading3">
    <w:name w:val="heading 3"/>
    <w:basedOn w:val="Normal"/>
    <w:next w:val="Normal"/>
    <w:qFormat/>
    <w:rsid w:val="00224861"/>
    <w:pPr>
      <w:keepNext/>
      <w:spacing w:before="240" w:after="60"/>
      <w:outlineLvl w:val="2"/>
    </w:pPr>
    <w:rPr>
      <w:rFonts w:ascii="Arial" w:hAnsi="Arial" w:cs="Arial"/>
      <w:b/>
      <w:bCs/>
      <w:sz w:val="26"/>
      <w:szCs w:val="26"/>
    </w:rPr>
  </w:style>
  <w:style w:type="paragraph" w:styleId="Heading4">
    <w:name w:val="heading 4"/>
    <w:basedOn w:val="Normal"/>
    <w:next w:val="Normal"/>
    <w:qFormat/>
    <w:rsid w:val="000154C2"/>
    <w:pPr>
      <w:keepNext/>
      <w:outlineLvl w:val="3"/>
    </w:pPr>
    <w:rPr>
      <w:i/>
      <w:iCs/>
      <w:szCs w:val="24"/>
    </w:rPr>
  </w:style>
  <w:style w:type="paragraph" w:styleId="Heading5">
    <w:name w:val="heading 5"/>
    <w:basedOn w:val="Normal"/>
    <w:next w:val="Normal"/>
    <w:qFormat/>
    <w:rsid w:val="000154C2"/>
    <w:pPr>
      <w:keepNext/>
      <w:jc w:val="center"/>
      <w:outlineLvl w:val="4"/>
    </w:pPr>
    <w:rPr>
      <w:b/>
      <w:bCs/>
      <w:szCs w:val="24"/>
    </w:rPr>
  </w:style>
  <w:style w:type="paragraph" w:styleId="Heading6">
    <w:name w:val="heading 6"/>
    <w:basedOn w:val="Normal"/>
    <w:next w:val="Normal"/>
    <w:qFormat/>
    <w:rsid w:val="00224861"/>
    <w:pPr>
      <w:spacing w:before="240" w:after="60"/>
      <w:outlineLvl w:val="5"/>
    </w:pPr>
    <w:rPr>
      <w:b/>
      <w:bCs/>
      <w:szCs w:val="22"/>
    </w:rPr>
  </w:style>
  <w:style w:type="paragraph" w:styleId="Heading7">
    <w:name w:val="heading 7"/>
    <w:basedOn w:val="Normal"/>
    <w:next w:val="Normal"/>
    <w:qFormat/>
    <w:rsid w:val="000154C2"/>
    <w:pPr>
      <w:keepNext/>
      <w:jc w:val="center"/>
      <w:outlineLvl w:val="6"/>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0154C2"/>
    <w:rPr>
      <w:color w:val="0000FF"/>
      <w:u w:val="single"/>
    </w:rPr>
  </w:style>
  <w:style w:type="paragraph" w:styleId="BodyTextIndent">
    <w:name w:val="Body Text Indent"/>
    <w:basedOn w:val="Normal"/>
    <w:link w:val="BodyTextIndentChar"/>
    <w:rsid w:val="000154C2"/>
    <w:pPr>
      <w:ind w:left="1620" w:hanging="900"/>
    </w:pPr>
    <w:rPr>
      <w:szCs w:val="24"/>
    </w:rPr>
  </w:style>
  <w:style w:type="paragraph" w:styleId="BodyTextIndent2">
    <w:name w:val="Body Text Indent 2"/>
    <w:basedOn w:val="Normal"/>
    <w:rsid w:val="000154C2"/>
    <w:pPr>
      <w:ind w:left="360" w:hanging="360"/>
    </w:pPr>
    <w:rPr>
      <w:szCs w:val="24"/>
    </w:rPr>
  </w:style>
  <w:style w:type="paragraph" w:styleId="BodyTextIndent3">
    <w:name w:val="Body Text Indent 3"/>
    <w:basedOn w:val="Normal"/>
    <w:rsid w:val="000154C2"/>
    <w:pPr>
      <w:ind w:left="180" w:hanging="180"/>
    </w:pPr>
    <w:rPr>
      <w:szCs w:val="24"/>
    </w:rPr>
  </w:style>
  <w:style w:type="paragraph" w:styleId="Footer">
    <w:name w:val="footer"/>
    <w:basedOn w:val="Normal"/>
    <w:link w:val="FooterChar"/>
    <w:uiPriority w:val="99"/>
    <w:rsid w:val="000154C2"/>
    <w:pPr>
      <w:tabs>
        <w:tab w:val="center" w:pos="4320"/>
        <w:tab w:val="right" w:pos="8640"/>
      </w:tabs>
    </w:pPr>
    <w:rPr>
      <w:szCs w:val="24"/>
    </w:rPr>
  </w:style>
  <w:style w:type="character" w:styleId="PageNumber">
    <w:name w:val="page number"/>
    <w:basedOn w:val="DefaultParagraphFont"/>
    <w:rsid w:val="000154C2"/>
  </w:style>
  <w:style w:type="character" w:styleId="FollowedHyperlink">
    <w:name w:val="FollowedHyperlink"/>
    <w:basedOn w:val="DefaultParagraphFont"/>
    <w:rsid w:val="000154C2"/>
    <w:rPr>
      <w:color w:val="800080"/>
      <w:u w:val="single"/>
    </w:rPr>
  </w:style>
  <w:style w:type="paragraph" w:styleId="DocumentMap">
    <w:name w:val="Document Map"/>
    <w:basedOn w:val="Normal"/>
    <w:semiHidden/>
    <w:rsid w:val="000154C2"/>
    <w:pPr>
      <w:shd w:val="clear" w:color="auto" w:fill="000080"/>
    </w:pPr>
    <w:rPr>
      <w:rFonts w:ascii="Tahoma" w:hAnsi="Tahoma" w:cs="WP MathExtendedA"/>
    </w:rPr>
  </w:style>
  <w:style w:type="paragraph" w:styleId="BalloonText">
    <w:name w:val="Balloon Text"/>
    <w:basedOn w:val="Normal"/>
    <w:semiHidden/>
    <w:rsid w:val="000154C2"/>
    <w:rPr>
      <w:rFonts w:ascii="Tahoma" w:hAnsi="Tahoma" w:cs="Tahoma"/>
      <w:sz w:val="16"/>
      <w:szCs w:val="16"/>
    </w:rPr>
  </w:style>
  <w:style w:type="paragraph" w:styleId="FootnoteText">
    <w:name w:val="footnote text"/>
    <w:basedOn w:val="Normal"/>
    <w:semiHidden/>
    <w:rsid w:val="000154C2"/>
  </w:style>
  <w:style w:type="character" w:styleId="FootnoteReference">
    <w:name w:val="footnote reference"/>
    <w:basedOn w:val="DefaultParagraphFont"/>
    <w:semiHidden/>
    <w:rsid w:val="000154C2"/>
    <w:rPr>
      <w:vertAlign w:val="superscript"/>
    </w:rPr>
  </w:style>
  <w:style w:type="paragraph" w:styleId="Header">
    <w:name w:val="header"/>
    <w:basedOn w:val="Normal"/>
    <w:rsid w:val="000154C2"/>
    <w:pPr>
      <w:tabs>
        <w:tab w:val="center" w:pos="4320"/>
        <w:tab w:val="right" w:pos="8640"/>
      </w:tabs>
    </w:pPr>
  </w:style>
  <w:style w:type="paragraph" w:styleId="BodyText">
    <w:name w:val="Body Text"/>
    <w:basedOn w:val="Normal"/>
    <w:link w:val="BodyTextChar"/>
    <w:rsid w:val="000154C2"/>
    <w:pPr>
      <w:jc w:val="center"/>
    </w:pPr>
    <w:rPr>
      <w:b/>
      <w:sz w:val="72"/>
    </w:rPr>
  </w:style>
  <w:style w:type="paragraph" w:styleId="ListParagraph">
    <w:name w:val="List Paragraph"/>
    <w:basedOn w:val="ParaB"/>
    <w:uiPriority w:val="34"/>
    <w:qFormat/>
    <w:rsid w:val="00350339"/>
    <w:pPr>
      <w:tabs>
        <w:tab w:val="center" w:pos="4680"/>
        <w:tab w:val="center" w:pos="7200"/>
      </w:tabs>
      <w:spacing w:before="0"/>
      <w:ind w:left="1440" w:hanging="720"/>
      <w:contextualSpacing/>
    </w:pPr>
  </w:style>
  <w:style w:type="paragraph" w:styleId="Caption">
    <w:name w:val="caption"/>
    <w:basedOn w:val="Normal"/>
    <w:next w:val="Normal"/>
    <w:unhideWhenUsed/>
    <w:qFormat/>
    <w:rsid w:val="00A22006"/>
    <w:pPr>
      <w:spacing w:after="200"/>
    </w:pPr>
    <w:rPr>
      <w:b/>
      <w:bCs/>
      <w:color w:val="4F81BD" w:themeColor="accent1"/>
      <w:sz w:val="18"/>
      <w:szCs w:val="18"/>
    </w:rPr>
  </w:style>
  <w:style w:type="table" w:styleId="TableGrid">
    <w:name w:val="Table Grid"/>
    <w:basedOn w:val="TableNormal"/>
    <w:rsid w:val="00EF13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uiPriority w:val="99"/>
    <w:unhideWhenUsed/>
    <w:rsid w:val="00EB43DD"/>
    <w:pPr>
      <w:spacing w:after="120" w:line="480" w:lineRule="auto"/>
    </w:pPr>
    <w:rPr>
      <w:rFonts w:ascii="Arial" w:eastAsia="Calibri" w:hAnsi="Arial" w:cs="Arial"/>
      <w:sz w:val="28"/>
      <w:szCs w:val="28"/>
    </w:rPr>
  </w:style>
  <w:style w:type="character" w:customStyle="1" w:styleId="BodyText2Char">
    <w:name w:val="Body Text 2 Char"/>
    <w:basedOn w:val="DefaultParagraphFont"/>
    <w:link w:val="BodyText2"/>
    <w:uiPriority w:val="99"/>
    <w:rsid w:val="00EB43DD"/>
    <w:rPr>
      <w:rFonts w:ascii="Arial" w:eastAsia="Calibri" w:hAnsi="Arial" w:cs="Arial"/>
      <w:sz w:val="28"/>
      <w:szCs w:val="28"/>
    </w:rPr>
  </w:style>
  <w:style w:type="character" w:customStyle="1" w:styleId="FooterChar">
    <w:name w:val="Footer Char"/>
    <w:basedOn w:val="DefaultParagraphFont"/>
    <w:link w:val="Footer"/>
    <w:uiPriority w:val="99"/>
    <w:rsid w:val="00E642BC"/>
    <w:rPr>
      <w:sz w:val="24"/>
      <w:szCs w:val="24"/>
    </w:rPr>
  </w:style>
  <w:style w:type="paragraph" w:styleId="BlockText">
    <w:name w:val="Block Text"/>
    <w:basedOn w:val="Normal"/>
    <w:rsid w:val="00E642BC"/>
    <w:pPr>
      <w:tabs>
        <w:tab w:val="left" w:pos="360"/>
      </w:tabs>
      <w:overflowPunct w:val="0"/>
      <w:autoSpaceDE w:val="0"/>
      <w:autoSpaceDN w:val="0"/>
      <w:adjustRightInd w:val="0"/>
      <w:ind w:left="360" w:hanging="360"/>
      <w:textAlignment w:val="baseline"/>
    </w:pPr>
    <w:rPr>
      <w:rFonts w:ascii="Arial" w:hAnsi="Arial"/>
    </w:rPr>
  </w:style>
  <w:style w:type="character" w:styleId="CommentReference">
    <w:name w:val="annotation reference"/>
    <w:basedOn w:val="DefaultParagraphFont"/>
    <w:rsid w:val="00F766E9"/>
    <w:rPr>
      <w:sz w:val="16"/>
      <w:szCs w:val="16"/>
    </w:rPr>
  </w:style>
  <w:style w:type="paragraph" w:styleId="CommentText">
    <w:name w:val="annotation text"/>
    <w:basedOn w:val="Normal"/>
    <w:link w:val="CommentTextChar"/>
    <w:rsid w:val="00F766E9"/>
  </w:style>
  <w:style w:type="character" w:customStyle="1" w:styleId="CommentTextChar">
    <w:name w:val="Comment Text Char"/>
    <w:basedOn w:val="DefaultParagraphFont"/>
    <w:link w:val="CommentText"/>
    <w:rsid w:val="00F766E9"/>
  </w:style>
  <w:style w:type="paragraph" w:styleId="CommentSubject">
    <w:name w:val="annotation subject"/>
    <w:basedOn w:val="CommentText"/>
    <w:next w:val="CommentText"/>
    <w:link w:val="CommentSubjectChar"/>
    <w:rsid w:val="00F766E9"/>
    <w:rPr>
      <w:b/>
      <w:bCs/>
    </w:rPr>
  </w:style>
  <w:style w:type="character" w:customStyle="1" w:styleId="CommentSubjectChar">
    <w:name w:val="Comment Subject Char"/>
    <w:basedOn w:val="CommentTextChar"/>
    <w:link w:val="CommentSubject"/>
    <w:rsid w:val="00F766E9"/>
    <w:rPr>
      <w:b/>
      <w:bCs/>
    </w:rPr>
  </w:style>
  <w:style w:type="character" w:customStyle="1" w:styleId="BodyTextChar">
    <w:name w:val="Body Text Char"/>
    <w:basedOn w:val="DefaultParagraphFont"/>
    <w:link w:val="BodyText"/>
    <w:rsid w:val="001957C7"/>
    <w:rPr>
      <w:b/>
      <w:sz w:val="72"/>
    </w:rPr>
  </w:style>
  <w:style w:type="character" w:customStyle="1" w:styleId="BodyTextIndentChar">
    <w:name w:val="Body Text Indent Char"/>
    <w:basedOn w:val="DefaultParagraphFont"/>
    <w:link w:val="BodyTextIndent"/>
    <w:rsid w:val="001957C7"/>
    <w:rPr>
      <w:sz w:val="24"/>
      <w:szCs w:val="24"/>
    </w:rPr>
  </w:style>
  <w:style w:type="character" w:customStyle="1" w:styleId="biborganization">
    <w:name w:val="bib_organization"/>
    <w:basedOn w:val="DefaultParagraphFont"/>
    <w:rsid w:val="001264FC"/>
    <w:rPr>
      <w:bdr w:val="none" w:sz="0" w:space="0" w:color="auto"/>
      <w:shd w:val="clear" w:color="auto" w:fill="auto"/>
    </w:rPr>
  </w:style>
  <w:style w:type="character" w:customStyle="1" w:styleId="bibyear">
    <w:name w:val="bib_year"/>
    <w:basedOn w:val="DefaultParagraphFont"/>
    <w:rsid w:val="001264FC"/>
    <w:rPr>
      <w:bdr w:val="none" w:sz="0" w:space="0" w:color="auto"/>
      <w:shd w:val="clear" w:color="auto" w:fill="auto"/>
    </w:rPr>
  </w:style>
  <w:style w:type="paragraph" w:customStyle="1" w:styleId="BibReference">
    <w:name w:val="Bib_Reference"/>
    <w:basedOn w:val="Normal"/>
    <w:rsid w:val="00AE04AF"/>
    <w:pPr>
      <w:spacing w:before="120"/>
      <w:ind w:left="360" w:hanging="360"/>
    </w:pPr>
  </w:style>
  <w:style w:type="paragraph" w:customStyle="1" w:styleId="BibTitle">
    <w:name w:val="Bib_Title"/>
    <w:basedOn w:val="Normal"/>
    <w:rsid w:val="001D2BFC"/>
    <w:pPr>
      <w:keepNext/>
      <w:spacing w:before="240"/>
      <w:jc w:val="center"/>
      <w:outlineLvl w:val="0"/>
    </w:pPr>
    <w:rPr>
      <w:b/>
      <w:caps/>
      <w:kern w:val="28"/>
    </w:rPr>
  </w:style>
  <w:style w:type="paragraph" w:customStyle="1" w:styleId="H1">
    <w:name w:val="H1"/>
    <w:basedOn w:val="Normal"/>
    <w:rsid w:val="006E553B"/>
    <w:pPr>
      <w:keepNext/>
      <w:spacing w:before="240"/>
      <w:jc w:val="center"/>
      <w:outlineLvl w:val="0"/>
    </w:pPr>
    <w:rPr>
      <w:b/>
      <w:caps/>
      <w:kern w:val="28"/>
      <w:sz w:val="28"/>
    </w:rPr>
  </w:style>
  <w:style w:type="paragraph" w:customStyle="1" w:styleId="H2">
    <w:name w:val="H2"/>
    <w:basedOn w:val="ParaB"/>
    <w:rsid w:val="00EE641F"/>
    <w:pPr>
      <w:keepNext/>
      <w:spacing w:before="240"/>
      <w:jc w:val="center"/>
      <w:outlineLvl w:val="1"/>
    </w:pPr>
    <w:rPr>
      <w:b/>
      <w:kern w:val="28"/>
      <w:sz w:val="24"/>
    </w:rPr>
  </w:style>
  <w:style w:type="paragraph" w:customStyle="1" w:styleId="H3">
    <w:name w:val="H3"/>
    <w:basedOn w:val="Normal"/>
    <w:autoRedefine/>
    <w:rsid w:val="00EE641F"/>
    <w:pPr>
      <w:keepNext/>
      <w:spacing w:before="180" w:after="120"/>
      <w:outlineLvl w:val="2"/>
    </w:pPr>
    <w:rPr>
      <w:b/>
      <w:kern w:val="28"/>
    </w:rPr>
  </w:style>
  <w:style w:type="paragraph" w:customStyle="1" w:styleId="ParaB">
    <w:name w:val="Para_B"/>
    <w:basedOn w:val="Normal"/>
    <w:rsid w:val="008B210F"/>
    <w:pPr>
      <w:spacing w:before="80"/>
    </w:pPr>
    <w:rPr>
      <w:sz w:val="22"/>
    </w:rPr>
  </w:style>
  <w:style w:type="paragraph" w:customStyle="1" w:styleId="TableBody">
    <w:name w:val="Table_Body"/>
    <w:basedOn w:val="Normal"/>
    <w:autoRedefine/>
    <w:rsid w:val="008B210F"/>
    <w:pPr>
      <w:keepNext/>
      <w:keepLines/>
    </w:pPr>
    <w:rPr>
      <w:b/>
    </w:rPr>
  </w:style>
  <w:style w:type="paragraph" w:customStyle="1" w:styleId="TableFootnote">
    <w:name w:val="Table_Footnote"/>
    <w:basedOn w:val="ParaB"/>
    <w:rsid w:val="00ED0164"/>
    <w:pPr>
      <w:spacing w:before="120"/>
    </w:pPr>
    <w:rPr>
      <w:b/>
    </w:rPr>
  </w:style>
  <w:style w:type="paragraph" w:customStyle="1" w:styleId="TableHead">
    <w:name w:val="Table_Head"/>
    <w:basedOn w:val="ParaB"/>
    <w:autoRedefine/>
    <w:rsid w:val="008B210F"/>
    <w:pPr>
      <w:keepNext/>
      <w:keepLines/>
      <w:jc w:val="center"/>
    </w:pPr>
    <w:rPr>
      <w:b/>
      <w:noProof/>
    </w:rPr>
  </w:style>
  <w:style w:type="paragraph" w:customStyle="1" w:styleId="TableTitle">
    <w:name w:val="Table_Title"/>
    <w:basedOn w:val="ParaB"/>
    <w:autoRedefine/>
    <w:rsid w:val="00D33643"/>
    <w:pPr>
      <w:keepNext/>
      <w:keepLines/>
      <w:spacing w:before="60" w:after="60"/>
      <w:ind w:right="-187"/>
      <w:contextualSpacing/>
    </w:pPr>
    <w:rPr>
      <w:b/>
      <w:bCs/>
      <w:szCs w:val="22"/>
    </w:rPr>
  </w:style>
  <w:style w:type="paragraph" w:customStyle="1" w:styleId="FigureLegend">
    <w:name w:val="Figure_Legend"/>
    <w:basedOn w:val="Normal"/>
    <w:rsid w:val="00ED0164"/>
    <w:pPr>
      <w:spacing w:before="240"/>
    </w:pPr>
    <w:rPr>
      <w:b/>
    </w:rPr>
  </w:style>
  <w:style w:type="paragraph" w:customStyle="1" w:styleId="ParaC">
    <w:name w:val="Para_C"/>
    <w:basedOn w:val="ParaB"/>
    <w:qFormat/>
    <w:rsid w:val="004724B2"/>
    <w:pPr>
      <w:spacing w:after="60"/>
      <w:ind w:left="720" w:right="720"/>
    </w:pPr>
    <w:rPr>
      <w:i/>
      <w:iCs/>
      <w:szCs w:val="24"/>
    </w:rPr>
  </w:style>
  <w:style w:type="paragraph" w:styleId="NormalWeb">
    <w:name w:val="Normal (Web)"/>
    <w:basedOn w:val="Normal"/>
    <w:uiPriority w:val="99"/>
    <w:unhideWhenUsed/>
    <w:rsid w:val="002A4BA0"/>
    <w:pPr>
      <w:spacing w:before="100" w:beforeAutospacing="1" w:after="100" w:afterAutospacing="1"/>
    </w:pPr>
    <w:rPr>
      <w:rFonts w:ascii="Times" w:hAnsi="Tim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81530">
      <w:bodyDiv w:val="1"/>
      <w:marLeft w:val="0"/>
      <w:marRight w:val="0"/>
      <w:marTop w:val="0"/>
      <w:marBottom w:val="0"/>
      <w:divBdr>
        <w:top w:val="none" w:sz="0" w:space="0" w:color="auto"/>
        <w:left w:val="none" w:sz="0" w:space="0" w:color="auto"/>
        <w:bottom w:val="none" w:sz="0" w:space="0" w:color="auto"/>
        <w:right w:val="none" w:sz="0" w:space="0" w:color="auto"/>
      </w:divBdr>
      <w:divsChild>
        <w:div w:id="262148198">
          <w:marLeft w:val="0"/>
          <w:marRight w:val="0"/>
          <w:marTop w:val="0"/>
          <w:marBottom w:val="0"/>
          <w:divBdr>
            <w:top w:val="none" w:sz="0" w:space="0" w:color="auto"/>
            <w:left w:val="none" w:sz="0" w:space="0" w:color="auto"/>
            <w:bottom w:val="none" w:sz="0" w:space="0" w:color="auto"/>
            <w:right w:val="none" w:sz="0" w:space="0" w:color="auto"/>
          </w:divBdr>
          <w:divsChild>
            <w:div w:id="1753309868">
              <w:marLeft w:val="0"/>
              <w:marRight w:val="0"/>
              <w:marTop w:val="0"/>
              <w:marBottom w:val="0"/>
              <w:divBdr>
                <w:top w:val="none" w:sz="0" w:space="0" w:color="auto"/>
                <w:left w:val="none" w:sz="0" w:space="0" w:color="auto"/>
                <w:bottom w:val="none" w:sz="0" w:space="0" w:color="auto"/>
                <w:right w:val="none" w:sz="0" w:space="0" w:color="auto"/>
              </w:divBdr>
              <w:divsChild>
                <w:div w:id="15362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8097">
      <w:bodyDiv w:val="1"/>
      <w:marLeft w:val="0"/>
      <w:marRight w:val="0"/>
      <w:marTop w:val="0"/>
      <w:marBottom w:val="0"/>
      <w:divBdr>
        <w:top w:val="none" w:sz="0" w:space="0" w:color="auto"/>
        <w:left w:val="none" w:sz="0" w:space="0" w:color="auto"/>
        <w:bottom w:val="none" w:sz="0" w:space="0" w:color="auto"/>
        <w:right w:val="none" w:sz="0" w:space="0" w:color="auto"/>
      </w:divBdr>
      <w:divsChild>
        <w:div w:id="1953515983">
          <w:marLeft w:val="0"/>
          <w:marRight w:val="0"/>
          <w:marTop w:val="0"/>
          <w:marBottom w:val="0"/>
          <w:divBdr>
            <w:top w:val="none" w:sz="0" w:space="0" w:color="auto"/>
            <w:left w:val="none" w:sz="0" w:space="0" w:color="auto"/>
            <w:bottom w:val="none" w:sz="0" w:space="0" w:color="auto"/>
            <w:right w:val="none" w:sz="0" w:space="0" w:color="auto"/>
          </w:divBdr>
          <w:divsChild>
            <w:div w:id="173227752">
              <w:marLeft w:val="0"/>
              <w:marRight w:val="0"/>
              <w:marTop w:val="0"/>
              <w:marBottom w:val="0"/>
              <w:divBdr>
                <w:top w:val="none" w:sz="0" w:space="0" w:color="auto"/>
                <w:left w:val="none" w:sz="0" w:space="0" w:color="auto"/>
                <w:bottom w:val="none" w:sz="0" w:space="0" w:color="auto"/>
                <w:right w:val="none" w:sz="0" w:space="0" w:color="auto"/>
              </w:divBdr>
              <w:divsChild>
                <w:div w:id="209947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478392">
      <w:bodyDiv w:val="1"/>
      <w:marLeft w:val="0"/>
      <w:marRight w:val="0"/>
      <w:marTop w:val="0"/>
      <w:marBottom w:val="0"/>
      <w:divBdr>
        <w:top w:val="none" w:sz="0" w:space="0" w:color="auto"/>
        <w:left w:val="none" w:sz="0" w:space="0" w:color="auto"/>
        <w:bottom w:val="none" w:sz="0" w:space="0" w:color="auto"/>
        <w:right w:val="none" w:sz="0" w:space="0" w:color="auto"/>
      </w:divBdr>
      <w:divsChild>
        <w:div w:id="479008177">
          <w:marLeft w:val="0"/>
          <w:marRight w:val="0"/>
          <w:marTop w:val="0"/>
          <w:marBottom w:val="0"/>
          <w:divBdr>
            <w:top w:val="none" w:sz="0" w:space="0" w:color="auto"/>
            <w:left w:val="none" w:sz="0" w:space="0" w:color="auto"/>
            <w:bottom w:val="none" w:sz="0" w:space="0" w:color="auto"/>
            <w:right w:val="none" w:sz="0" w:space="0" w:color="auto"/>
          </w:divBdr>
          <w:divsChild>
            <w:div w:id="1413240692">
              <w:marLeft w:val="0"/>
              <w:marRight w:val="0"/>
              <w:marTop w:val="0"/>
              <w:marBottom w:val="0"/>
              <w:divBdr>
                <w:top w:val="none" w:sz="0" w:space="0" w:color="auto"/>
                <w:left w:val="none" w:sz="0" w:space="0" w:color="auto"/>
                <w:bottom w:val="none" w:sz="0" w:space="0" w:color="auto"/>
                <w:right w:val="none" w:sz="0" w:space="0" w:color="auto"/>
              </w:divBdr>
              <w:divsChild>
                <w:div w:id="5329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451">
      <w:bodyDiv w:val="1"/>
      <w:marLeft w:val="0"/>
      <w:marRight w:val="0"/>
      <w:marTop w:val="0"/>
      <w:marBottom w:val="0"/>
      <w:divBdr>
        <w:top w:val="none" w:sz="0" w:space="0" w:color="auto"/>
        <w:left w:val="none" w:sz="0" w:space="0" w:color="auto"/>
        <w:bottom w:val="none" w:sz="0" w:space="0" w:color="auto"/>
        <w:right w:val="none" w:sz="0" w:space="0" w:color="auto"/>
      </w:divBdr>
      <w:divsChild>
        <w:div w:id="1189561697">
          <w:marLeft w:val="0"/>
          <w:marRight w:val="0"/>
          <w:marTop w:val="0"/>
          <w:marBottom w:val="0"/>
          <w:divBdr>
            <w:top w:val="none" w:sz="0" w:space="0" w:color="auto"/>
            <w:left w:val="none" w:sz="0" w:space="0" w:color="auto"/>
            <w:bottom w:val="none" w:sz="0" w:space="0" w:color="auto"/>
            <w:right w:val="none" w:sz="0" w:space="0" w:color="auto"/>
          </w:divBdr>
          <w:divsChild>
            <w:div w:id="1705324933">
              <w:marLeft w:val="0"/>
              <w:marRight w:val="0"/>
              <w:marTop w:val="0"/>
              <w:marBottom w:val="0"/>
              <w:divBdr>
                <w:top w:val="none" w:sz="0" w:space="0" w:color="auto"/>
                <w:left w:val="none" w:sz="0" w:space="0" w:color="auto"/>
                <w:bottom w:val="none" w:sz="0" w:space="0" w:color="auto"/>
                <w:right w:val="none" w:sz="0" w:space="0" w:color="auto"/>
              </w:divBdr>
              <w:divsChild>
                <w:div w:id="13427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2281">
      <w:bodyDiv w:val="1"/>
      <w:marLeft w:val="0"/>
      <w:marRight w:val="0"/>
      <w:marTop w:val="0"/>
      <w:marBottom w:val="0"/>
      <w:divBdr>
        <w:top w:val="none" w:sz="0" w:space="0" w:color="auto"/>
        <w:left w:val="none" w:sz="0" w:space="0" w:color="auto"/>
        <w:bottom w:val="none" w:sz="0" w:space="0" w:color="auto"/>
        <w:right w:val="none" w:sz="0" w:space="0" w:color="auto"/>
      </w:divBdr>
      <w:divsChild>
        <w:div w:id="704671881">
          <w:marLeft w:val="0"/>
          <w:marRight w:val="0"/>
          <w:marTop w:val="0"/>
          <w:marBottom w:val="0"/>
          <w:divBdr>
            <w:top w:val="none" w:sz="0" w:space="0" w:color="auto"/>
            <w:left w:val="none" w:sz="0" w:space="0" w:color="auto"/>
            <w:bottom w:val="none" w:sz="0" w:space="0" w:color="auto"/>
            <w:right w:val="none" w:sz="0" w:space="0" w:color="auto"/>
          </w:divBdr>
          <w:divsChild>
            <w:div w:id="268705165">
              <w:marLeft w:val="0"/>
              <w:marRight w:val="0"/>
              <w:marTop w:val="0"/>
              <w:marBottom w:val="0"/>
              <w:divBdr>
                <w:top w:val="none" w:sz="0" w:space="0" w:color="auto"/>
                <w:left w:val="none" w:sz="0" w:space="0" w:color="auto"/>
                <w:bottom w:val="none" w:sz="0" w:space="0" w:color="auto"/>
                <w:right w:val="none" w:sz="0" w:space="0" w:color="auto"/>
              </w:divBdr>
              <w:divsChild>
                <w:div w:id="144723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222806">
      <w:bodyDiv w:val="1"/>
      <w:marLeft w:val="0"/>
      <w:marRight w:val="0"/>
      <w:marTop w:val="0"/>
      <w:marBottom w:val="0"/>
      <w:divBdr>
        <w:top w:val="none" w:sz="0" w:space="0" w:color="auto"/>
        <w:left w:val="none" w:sz="0" w:space="0" w:color="auto"/>
        <w:bottom w:val="none" w:sz="0" w:space="0" w:color="auto"/>
        <w:right w:val="none" w:sz="0" w:space="0" w:color="auto"/>
      </w:divBdr>
      <w:divsChild>
        <w:div w:id="898780922">
          <w:marLeft w:val="0"/>
          <w:marRight w:val="0"/>
          <w:marTop w:val="0"/>
          <w:marBottom w:val="0"/>
          <w:divBdr>
            <w:top w:val="none" w:sz="0" w:space="0" w:color="auto"/>
            <w:left w:val="none" w:sz="0" w:space="0" w:color="auto"/>
            <w:bottom w:val="none" w:sz="0" w:space="0" w:color="auto"/>
            <w:right w:val="none" w:sz="0" w:space="0" w:color="auto"/>
          </w:divBdr>
          <w:divsChild>
            <w:div w:id="814642212">
              <w:marLeft w:val="0"/>
              <w:marRight w:val="0"/>
              <w:marTop w:val="0"/>
              <w:marBottom w:val="0"/>
              <w:divBdr>
                <w:top w:val="none" w:sz="0" w:space="0" w:color="auto"/>
                <w:left w:val="none" w:sz="0" w:space="0" w:color="auto"/>
                <w:bottom w:val="none" w:sz="0" w:space="0" w:color="auto"/>
                <w:right w:val="none" w:sz="0" w:space="0" w:color="auto"/>
              </w:divBdr>
              <w:divsChild>
                <w:div w:id="6974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3.xml"/><Relationship Id="rId21" Type="http://schemas.openxmlformats.org/officeDocument/2006/relationships/image" Target="media/image3.jpeg"/><Relationship Id="rId22" Type="http://schemas.openxmlformats.org/officeDocument/2006/relationships/image" Target="media/image4.png"/><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www.nrcs.usda.gov/wps/portal/nrcs/main/soils/ref/" TargetMode="External"/><Relationship Id="rId12" Type="http://schemas.openxmlformats.org/officeDocument/2006/relationships/hyperlink" Target="http://www.nrcs.usda.gov/Internet/FSE_DOCUMENTS/nrcs142p2_050993.pdf" TargetMode="External"/><Relationship Id="rId13" Type="http://schemas.openxmlformats.org/officeDocument/2006/relationships/image" Target="media/image2.png"/><Relationship Id="rId14" Type="http://schemas.openxmlformats.org/officeDocument/2006/relationships/hyperlink" Target="http://www.nrcs.usda.gov/wps/portal/nrcs/detail/soils/research/guide/?cid=nrcs142p2_054184" TargetMode="External"/><Relationship Id="rId15" Type="http://schemas.openxmlformats.org/officeDocument/2006/relationships/hyperlink" Target="http://www.nrcs.usda.gov/wps/portal/nrcs/detail/soils/survey/class/?cid=nrcs142p2_053580" TargetMode="External"/><Relationship Id="rId16" Type="http://schemas.openxmlformats.org/officeDocument/2006/relationships/hyperlink" Target="http://www.nrcs.usda.gov/wps/portal/nrcs/detail/soils/ref/?cid=nrcs142p2_054262" TargetMode="External"/><Relationship Id="rId17" Type="http://schemas.openxmlformats.org/officeDocument/2006/relationships/hyperlink" Target="http://www.nrcs.usda.gov/wps/portal/nrcs/main/soils/survey/class/taxonomy/" TargetMode="External"/><Relationship Id="rId18" Type="http://schemas.openxmlformats.org/officeDocument/2006/relationships/hyperlink" Target="http://www.nrcs.usda.gov/wps/portal/nrcs/detail/soils/ref/?cid=nrcs142p2_054241" TargetMode="Externa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CEADB4-3F39-074C-AAE8-32B567C51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6081</Words>
  <Characters>34664</Characters>
  <Application>Microsoft Macintosh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I</vt:lpstr>
    </vt:vector>
  </TitlesOfParts>
  <Manager/>
  <Company>Tarleton State University</Company>
  <LinksUpToDate>false</LinksUpToDate>
  <CharactersWithSpaces>40664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Region IV Collegiate Land Judging Guidelines</dc:title>
  <dc:subject>2015</dc:subject>
  <dc:creator>Donald G. McGahan</dc:creator>
  <cp:keywords/>
  <dc:description/>
  <cp:lastModifiedBy>Donald McGahan</cp:lastModifiedBy>
  <cp:revision>2</cp:revision>
  <cp:lastPrinted>2015-09-24T08:18:00Z</cp:lastPrinted>
  <dcterms:created xsi:type="dcterms:W3CDTF">2016-07-06T16:59:00Z</dcterms:created>
  <dcterms:modified xsi:type="dcterms:W3CDTF">2016-07-06T16:59:00Z</dcterms:modified>
  <cp:category/>
</cp:coreProperties>
</file>